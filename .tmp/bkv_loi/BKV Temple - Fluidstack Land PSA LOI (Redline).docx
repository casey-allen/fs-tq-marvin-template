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3D9D" w:rsidRDefault="00673D9D">
      <w:pPr>
        <w:widowControl w:val="0"/>
        <w:pBdr>
          <w:top w:val="nil"/>
          <w:left w:val="nil"/>
          <w:bottom w:val="nil"/>
          <w:right w:val="nil"/>
          <w:between w:val="nil"/>
        </w:pBdr>
      </w:pPr>
    </w:p>
    <w:p w14:paraId="00000002" w14:textId="77777777" w:rsidR="00673D9D" w:rsidRDefault="00673D9D">
      <w:pPr>
        <w:widowControl w:val="0"/>
        <w:pBdr>
          <w:top w:val="nil"/>
          <w:left w:val="nil"/>
          <w:bottom w:val="nil"/>
          <w:right w:val="nil"/>
          <w:between w:val="nil"/>
        </w:pBdr>
      </w:pPr>
    </w:p>
    <w:p w14:paraId="00000003" w14:textId="77777777" w:rsidR="00673D9D" w:rsidRDefault="00000000">
      <w:bookmarkStart w:id="0" w:name="_heading=h.yzmq8ddsqe4f" w:colFirst="0" w:colLast="0"/>
      <w:bookmarkEnd w:id="0"/>
      <w:r>
        <w:t>[</w:t>
      </w:r>
      <w:r>
        <w:rPr>
          <w:highlight w:val="yellow"/>
        </w:rPr>
        <w:t>Date</w:t>
      </w:r>
      <w:r>
        <w:t>]</w:t>
      </w:r>
    </w:p>
    <w:p w14:paraId="00000004" w14:textId="77777777" w:rsidR="00673D9D" w:rsidRDefault="00000000">
      <w:r>
        <w:t>By email to: [</w:t>
      </w:r>
      <w:r>
        <w:rPr>
          <w:highlight w:val="yellow"/>
        </w:rPr>
        <w:t>Name</w:t>
      </w:r>
      <w:r>
        <w:t>], [</w:t>
      </w:r>
      <w:r>
        <w:rPr>
          <w:highlight w:val="yellow"/>
        </w:rPr>
        <w:t>email</w:t>
      </w:r>
      <w:r>
        <w:t>]</w:t>
      </w:r>
    </w:p>
    <w:p w14:paraId="00000005" w14:textId="77777777" w:rsidR="00673D9D" w:rsidRDefault="00000000">
      <w:r>
        <w:t>[</w:t>
      </w:r>
      <w:r>
        <w:rPr>
          <w:highlight w:val="yellow"/>
        </w:rPr>
        <w:t>Company Name</w:t>
      </w:r>
      <w:r>
        <w:t>]</w:t>
      </w:r>
    </w:p>
    <w:p w14:paraId="00000006" w14:textId="77777777" w:rsidR="00673D9D" w:rsidRDefault="00000000">
      <w:r>
        <w:t>[</w:t>
      </w:r>
      <w:r>
        <w:rPr>
          <w:highlight w:val="yellow"/>
        </w:rPr>
        <w:t>Address</w:t>
      </w:r>
      <w:r>
        <w:t>]</w:t>
      </w:r>
    </w:p>
    <w:p w14:paraId="00000007" w14:textId="77777777" w:rsidR="00673D9D" w:rsidRDefault="00673D9D"/>
    <w:p w14:paraId="00000008" w14:textId="77777777" w:rsidR="00673D9D" w:rsidRDefault="00000000">
      <w:pPr>
        <w:rPr>
          <w:b/>
          <w:bCs/>
        </w:rPr>
      </w:pPr>
      <w:r>
        <w:t xml:space="preserve">Ref: </w:t>
      </w:r>
      <w:r>
        <w:rPr>
          <w:b/>
          <w:bCs/>
        </w:rPr>
        <w:t>LETTER OF INTENT (“LOI”) - PURCHASE AND SALE OF LAND</w:t>
      </w:r>
    </w:p>
    <w:p w14:paraId="00000009" w14:textId="77777777" w:rsidR="00673D9D" w:rsidRDefault="00673D9D"/>
    <w:p w14:paraId="0000000A" w14:textId="77777777" w:rsidR="00673D9D" w:rsidRDefault="00000000">
      <w:r>
        <w:t>Dear Seller,</w:t>
      </w:r>
    </w:p>
    <w:p w14:paraId="0000000B" w14:textId="77777777" w:rsidR="00673D9D" w:rsidRDefault="00673D9D"/>
    <w:p w14:paraId="0000000C" w14:textId="77777777" w:rsidR="00673D9D" w:rsidRDefault="00000000">
      <w:pPr>
        <w:spacing w:line="240" w:lineRule="auto"/>
        <w:ind w:right="30"/>
        <w:jc w:val="both"/>
      </w:pPr>
      <w:r>
        <w:t xml:space="preserve">This LOI covers the purchase and sale of land described below and in </w:t>
      </w:r>
      <w:r>
        <w:rPr>
          <w:u w:val="single"/>
        </w:rPr>
        <w:t>Exhibit A</w:t>
      </w:r>
      <w:r>
        <w:t>:</w:t>
      </w:r>
    </w:p>
    <w:p w14:paraId="0000000D" w14:textId="77777777" w:rsidR="00673D9D" w:rsidRDefault="00673D9D">
      <w:pPr>
        <w:spacing w:line="240" w:lineRule="auto"/>
        <w:ind w:right="30"/>
        <w:jc w:val="both"/>
      </w:pP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871"/>
      </w:tblGrid>
      <w:tr w:rsidR="00673D9D" w14:paraId="00211FF8" w14:textId="77777777">
        <w:tc>
          <w:tcPr>
            <w:tcW w:w="9016" w:type="dxa"/>
            <w:gridSpan w:val="2"/>
          </w:tcPr>
          <w:p w14:paraId="0000000E" w14:textId="77777777" w:rsidR="00673D9D" w:rsidRDefault="00000000">
            <w:pPr>
              <w:ind w:right="30"/>
              <w:jc w:val="both"/>
              <w:rPr>
                <w:b/>
                <w:bCs/>
              </w:rPr>
            </w:pPr>
            <w:r>
              <w:rPr>
                <w:b/>
                <w:bCs/>
              </w:rPr>
              <w:t>Definitions</w:t>
            </w:r>
          </w:p>
          <w:p w14:paraId="0000000F" w14:textId="77777777" w:rsidR="00673D9D" w:rsidRDefault="00673D9D">
            <w:pPr>
              <w:ind w:right="30"/>
              <w:jc w:val="both"/>
            </w:pPr>
          </w:p>
        </w:tc>
      </w:tr>
      <w:tr w:rsidR="00673D9D" w14:paraId="11D41B67" w14:textId="77777777">
        <w:tc>
          <w:tcPr>
            <w:tcW w:w="3145" w:type="dxa"/>
          </w:tcPr>
          <w:p w14:paraId="00000011" w14:textId="77777777" w:rsidR="00673D9D" w:rsidRDefault="00000000">
            <w:pPr>
              <w:ind w:right="30"/>
              <w:jc w:val="both"/>
              <w:rPr>
                <w:b/>
                <w:bCs/>
              </w:rPr>
            </w:pPr>
            <w:r>
              <w:rPr>
                <w:b/>
                <w:bCs/>
              </w:rPr>
              <w:t>Property</w:t>
            </w:r>
          </w:p>
        </w:tc>
        <w:tc>
          <w:tcPr>
            <w:tcW w:w="5871" w:type="dxa"/>
          </w:tcPr>
          <w:p w14:paraId="00000012" w14:textId="77777777" w:rsidR="00673D9D" w:rsidRDefault="00000000">
            <w:pPr>
              <w:ind w:right="30"/>
              <w:jc w:val="both"/>
            </w:pPr>
            <w:del w:id="9001" w:author="Fluidstack" w:date="2026-06-17T00:00:00Z">
              <w:r>
                <w:delText>[</w:delText>
              </w:r>
              <w:r>
                <w:rPr>
                  <w:highlight w:val="yellow"/>
                </w:rPr>
                <w:delText>Address</w:delText>
              </w:r>
              <w:r>
                <w:delText>]</w:delText>
              </w:r>
            </w:del>
            <w:ins w:id="9002" w:author="Fluidstack" w:date="2026-06-17T00:00:00Z">
              <w:r>
                <w:t xml:space="preserve">BKV Temple energy campus, Temple, Texas, together with all improvements then located thereon, as further described in </w:t>
              </w:r>
              <w:r>
                <w:rPr>
                  <w:u w:val="single"/>
                </w:rPr>
                <w:t>Exhibit A</w:t>
              </w:r>
              <w:r>
                <w:t xml:space="preserve">, but excluding the acreage reserved by Seller for its land infrastructure (the “Excluded Land”), estimated at </w:t>
              </w:r>
              <w:r>
                <w:rPr>
                  <w:highlight w:val="yellow"/>
                </w:rPr>
                <w:t>[60]</w:t>
              </w:r>
              <w:r>
                <w:t xml:space="preserve"> acres.</w:t>
              </w:r>
            </w:ins>
          </w:p>
        </w:tc>
      </w:tr>
      <w:tr w:rsidR="00673D9D" w14:paraId="112BFBA4" w14:textId="77777777">
        <w:tc>
          <w:tcPr>
            <w:tcW w:w="3145" w:type="dxa"/>
          </w:tcPr>
          <w:p w14:paraId="00000013" w14:textId="77777777" w:rsidR="00673D9D" w:rsidRDefault="00000000">
            <w:pPr>
              <w:ind w:right="30"/>
              <w:jc w:val="both"/>
              <w:rPr>
                <w:b/>
                <w:bCs/>
              </w:rPr>
            </w:pPr>
            <w:r>
              <w:rPr>
                <w:b/>
                <w:bCs/>
              </w:rPr>
              <w:t>Address and Size of Property</w:t>
            </w:r>
          </w:p>
        </w:tc>
        <w:tc>
          <w:tcPr>
            <w:tcW w:w="5871" w:type="dxa"/>
          </w:tcPr>
          <w:p w14:paraId="00000014" w14:textId="77777777" w:rsidR="00673D9D" w:rsidRDefault="00000000">
            <w:pPr>
              <w:ind w:right="30"/>
              <w:jc w:val="both"/>
            </w:pPr>
            <w:del w:id="9003" w:author="Fluidstack" w:date="2026-06-17T00:00:00Z">
              <w:r>
                <w:rPr>
                  <w:highlight w:val="yellow"/>
                </w:rPr>
                <w:delText>[____]</w:delText>
              </w:r>
              <w:r>
                <w:delText xml:space="preserve"> acres</w:delText>
              </w:r>
            </w:del>
            <w:ins w:id="9004" w:author="Fluidstack" w:date="2026-06-17T00:00:00Z">
              <w:r>
                <w:t xml:space="preserve">~787 gross acres (~727 acres net of the ~</w:t>
              </w:r>
              <w:r>
                <w:rPr>
                  <w:highlight w:val="yellow"/>
                </w:rPr>
                <w:t>[60]</w:t>
              </w:r>
              <w:r>
                <w:t>-acre Excluded Land)</w:t>
              </w:r>
            </w:ins>
          </w:p>
        </w:tc>
      </w:tr>
      <w:tr w:rsidR="00673D9D">
        <w:trPr>
          <w:ins w:id="9020" w:author="Fluidstack" w:date="2026-06-17T00:00:00Z"/>
        </w:trPr>
        <w:tc>
          <w:tcPr>
            <w:tcW w:w="3145" w:type="dxa"/>
          </w:tcPr>
          <w:p w14:paraId="0A000011" w14:textId="77777777" w:rsidR="00673D9D" w:rsidRDefault="00000000">
            <w:pPr>
              <w:ind w:right="30"/>
              <w:jc w:val="both"/>
              <w:rPr>
                <w:ins w:id="9021" w:author="Fluidstack" w:date="2026-06-17T00:00:00Z"/>
                <w:b/>
                <w:bCs/>
              </w:rPr>
            </w:pPr>
            <w:ins w:id="9022" w:author="Fluidstack" w:date="2026-06-17T00:00:00Z">
              <w:r>
                <w:rPr>
                  <w:b/>
                  <w:bCs/>
                </w:rPr>
                <w:t>Buildable Acreage</w:t>
              </w:r>
            </w:ins>
          </w:p>
        </w:tc>
        <w:tc>
          <w:tcPr>
            <w:tcW w:w="5871" w:type="dxa"/>
          </w:tcPr>
          <w:p w14:paraId="0A000012" w14:textId="77777777" w:rsidR="00673D9D" w:rsidRDefault="00000000">
            <w:pPr>
              <w:ind w:right="30"/>
              <w:jc w:val="both"/>
              <w:rPr>
                <w:ins w:id="9023" w:author="Fluidstack" w:date="2026-06-17T00:00:00Z"/>
              </w:rPr>
            </w:pPr>
            <w:ins w:id="9024" w:author="Fluidstack" w:date="2026-06-17T00:00:00Z">
              <w:r>
                <w:t xml:space="preserve">The portion of the acreage (other than the Excluded Land) that is developable for data center use, as mutually agreed by the parties or as determined by a mutually agreed site/civil study by </w:t>
              </w:r>
              <w:r>
                <w:rPr>
                  <w:highlight w:val="yellow"/>
                </w:rPr>
                <w:t>[date]</w:t>
              </w:r>
              <w:r>
                <w:t xml:space="preserve"> (the “Buildable Acreage”).</w:t>
              </w:r>
            </w:ins>
          </w:p>
        </w:tc>
      </w:tr>
      <w:tr w:rsidR="00673D9D" w14:paraId="5F616D6B" w14:textId="77777777">
        <w:tc>
          <w:tcPr>
            <w:tcW w:w="3145" w:type="dxa"/>
          </w:tcPr>
          <w:p w14:paraId="00000015" w14:textId="77777777" w:rsidR="00673D9D" w:rsidRDefault="00000000">
            <w:pPr>
              <w:ind w:right="30"/>
              <w:jc w:val="both"/>
              <w:rPr>
                <w:b/>
                <w:bCs/>
              </w:rPr>
            </w:pPr>
            <w:r>
              <w:rPr>
                <w:b/>
                <w:bCs/>
              </w:rPr>
              <w:t>Committed Utility Power</w:t>
            </w:r>
          </w:p>
        </w:tc>
        <w:tc>
          <w:tcPr>
            <w:tcW w:w="5871" w:type="dxa"/>
          </w:tcPr>
          <w:p w14:paraId="00000016" w14:textId="77777777" w:rsidR="00673D9D" w:rsidRDefault="00000000">
            <w:pPr>
              <w:ind w:right="30"/>
              <w:jc w:val="both"/>
            </w:pPr>
            <w:del w:id="9005" w:author="Fluidstack" w:date="2026-06-17T00:00:00Z">
              <w:r>
                <w:delText>[</w:delText>
              </w:r>
              <w:r>
                <w:rPr>
                  <w:highlight w:val="yellow"/>
                </w:rPr>
                <w:delText>MW</w:delText>
              </w:r>
              <w:r>
                <w:delText>]</w:delText>
              </w:r>
            </w:del>
            <w:ins w:id="9006" w:author="Fluidstack" w:date="2026-06-17T00:00:00Z">
              <w:r>
                <w:t xml:space="preserve">~1,350 MW delivered behind-the-meter via the private use network (the “PUN”), comprising Temple I/II (~750 MW) and Temple III (~600 MW), plus ~</w:t>
              </w:r>
              <w:r>
                <w:rPr>
                  <w:highlight w:val="yellow"/>
                </w:rPr>
                <w:t>[400]</w:t>
              </w:r>
              <w:r>
                <w:t xml:space="preserve"> MW from near-term modular gas generation. Power is supplied under the PPAs described in Exhibit C.</w:t>
              </w:r>
            </w:ins>
          </w:p>
        </w:tc>
      </w:tr>
      <w:tr w:rsidR="00673D9D" w14:paraId="37AF7FAA" w14:textId="77777777">
        <w:tc>
          <w:tcPr>
            <w:tcW w:w="3145" w:type="dxa"/>
          </w:tcPr>
          <w:p w14:paraId="00000017" w14:textId="77777777" w:rsidR="00673D9D" w:rsidRDefault="00000000">
            <w:pPr>
              <w:ind w:right="30"/>
              <w:jc w:val="both"/>
              <w:rPr>
                <w:b/>
                <w:bCs/>
              </w:rPr>
            </w:pPr>
            <w:r>
              <w:rPr>
                <w:b/>
                <w:bCs/>
              </w:rPr>
              <w:t>Power Load Ramp</w:t>
            </w:r>
          </w:p>
        </w:tc>
        <w:tc>
          <w:tcPr>
            <w:tcW w:w="5871" w:type="dxa"/>
          </w:tcPr>
          <w:p w14:paraId="00000018" w14:textId="77777777" w:rsidR="00673D9D" w:rsidRDefault="00000000">
            <w:pPr>
              <w:ind w:right="30"/>
              <w:jc w:val="both"/>
            </w:pPr>
            <w:r>
              <w:t>The Power Load Ramp for delivering Committed Utility Power will be [</w:t>
            </w:r>
            <w:r>
              <w:rPr>
                <w:highlight w:val="yellow"/>
              </w:rPr>
              <w:t>description</w:t>
            </w:r>
            <w:r>
              <w:t>]</w:t>
            </w:r>
          </w:p>
        </w:tc>
      </w:tr>
      <w:tr w:rsidR="00673D9D" w14:paraId="62C167FC" w14:textId="77777777">
        <w:tc>
          <w:tcPr>
            <w:tcW w:w="3145" w:type="dxa"/>
          </w:tcPr>
          <w:p w14:paraId="00000019" w14:textId="77777777" w:rsidR="00673D9D" w:rsidRDefault="00000000">
            <w:pPr>
              <w:ind w:right="30"/>
              <w:jc w:val="both"/>
              <w:rPr>
                <w:b/>
                <w:bCs/>
              </w:rPr>
            </w:pPr>
            <w:r>
              <w:rPr>
                <w:b/>
                <w:bCs/>
              </w:rPr>
              <w:t>Power Price</w:t>
            </w:r>
          </w:p>
        </w:tc>
        <w:tc>
          <w:tcPr>
            <w:tcW w:w="5871" w:type="dxa"/>
          </w:tcPr>
          <w:p w14:paraId="0000001A" w14:textId="77777777" w:rsidR="00673D9D" w:rsidRDefault="00000000">
            <w:pPr>
              <w:ind w:right="30"/>
              <w:jc w:val="both"/>
              <w:rPr>
                <w:highlight w:val="yellow"/>
              </w:rPr>
            </w:pPr>
            <w:r>
              <w:t>$</w:t>
            </w:r>
            <w:r>
              <w:rPr>
                <w:highlight w:val="yellow"/>
              </w:rPr>
              <w:t>___</w:t>
            </w:r>
            <w:r>
              <w:t xml:space="preserve"> </w:t>
            </w:r>
            <w:r>
              <w:rPr>
                <w:highlight w:val="yellow"/>
              </w:rPr>
              <w:t>per MW of Committed Utility Power</w:t>
            </w:r>
          </w:p>
        </w:tc>
      </w:tr>
      <w:tr w:rsidR="00673D9D" w14:paraId="30BF1679" w14:textId="77777777">
        <w:tc>
          <w:tcPr>
            <w:tcW w:w="3145" w:type="dxa"/>
          </w:tcPr>
          <w:p w14:paraId="0000001B" w14:textId="77777777" w:rsidR="00673D9D" w:rsidRDefault="00000000">
            <w:pPr>
              <w:ind w:right="30"/>
              <w:jc w:val="both"/>
              <w:rPr>
                <w:b/>
                <w:bCs/>
              </w:rPr>
            </w:pPr>
            <w:r>
              <w:rPr>
                <w:b/>
                <w:bCs/>
              </w:rPr>
              <w:t>Utility</w:t>
            </w:r>
          </w:p>
        </w:tc>
        <w:tc>
          <w:tcPr>
            <w:tcW w:w="5871" w:type="dxa"/>
          </w:tcPr>
          <w:p w14:paraId="0000001C" w14:textId="77777777" w:rsidR="00673D9D" w:rsidRDefault="00000000">
            <w:pPr>
              <w:ind w:right="30"/>
              <w:jc w:val="both"/>
            </w:pPr>
            <w:r>
              <w:t>[</w:t>
            </w:r>
            <w:r>
              <w:rPr>
                <w:highlight w:val="yellow"/>
              </w:rPr>
              <w:t>Name of utility company</w:t>
            </w:r>
            <w:r>
              <w:t>]</w:t>
            </w:r>
          </w:p>
        </w:tc>
      </w:tr>
      <w:tr w:rsidR="00673D9D" w14:paraId="2DCDF753" w14:textId="77777777">
        <w:tc>
          <w:tcPr>
            <w:tcW w:w="3145" w:type="dxa"/>
          </w:tcPr>
          <w:p w14:paraId="0000001D" w14:textId="77777777" w:rsidR="00673D9D" w:rsidRDefault="00000000">
            <w:pPr>
              <w:ind w:right="30"/>
              <w:jc w:val="both"/>
              <w:rPr>
                <w:b/>
                <w:bCs/>
              </w:rPr>
            </w:pPr>
            <w:r>
              <w:rPr>
                <w:b/>
                <w:bCs/>
              </w:rPr>
              <w:t>Interconnection Agreement</w:t>
            </w:r>
          </w:p>
        </w:tc>
        <w:tc>
          <w:tcPr>
            <w:tcW w:w="5871" w:type="dxa"/>
          </w:tcPr>
          <w:p w14:paraId="0000001E" w14:textId="77777777" w:rsidR="00673D9D" w:rsidRDefault="00000000">
            <w:pPr>
              <w:ind w:right="30"/>
              <w:jc w:val="both"/>
            </w:pPr>
            <w:r>
              <w:t xml:space="preserve">Interconnection agreement or similar agreement between the Utility and Seller, dated </w:t>
            </w:r>
            <w:r>
              <w:rPr>
                <w:highlight w:val="yellow"/>
              </w:rPr>
              <w:t>_______]</w:t>
            </w:r>
          </w:p>
        </w:tc>
      </w:tr>
      <w:tr w:rsidR="00673D9D">
        <w:trPr>
          <w:ins w:id="9030" w:author="Fluidstack" w:date="2026-06-17T00:00:00Z"/>
        </w:trPr>
        <w:tc>
          <w:tcPr>
            <w:tcW w:w="3145" w:type="dxa"/>
          </w:tcPr>
          <w:p w14:paraId="0A000013" w14:textId="77777777" w:rsidR="00673D9D" w:rsidRDefault="00000000">
            <w:pPr>
              <w:ind w:right="30"/>
              <w:jc w:val="both"/>
              <w:rPr>
                <w:ins w:id="9031" w:author="Fluidstack" w:date="2026-06-17T00:00:00Z"/>
                <w:b/>
                <w:bCs/>
              </w:rPr>
            </w:pPr>
            <w:ins w:id="9032" w:author="Fluidstack" w:date="2026-06-17T00:00:00Z">
              <w:r>
                <w:rPr>
                  <w:b/>
                  <w:bCs/>
                </w:rPr>
                <w:t>Related Power Agreements (PPAs)</w:t>
              </w:r>
            </w:ins>
          </w:p>
        </w:tc>
        <w:tc>
          <w:tcPr>
            <w:tcW w:w="5871" w:type="dxa"/>
          </w:tcPr>
          <w:p w14:paraId="0A000014" w14:textId="77777777" w:rsidR="00673D9D" w:rsidRDefault="00000000">
            <w:pPr>
              <w:ind w:right="30"/>
              <w:jc w:val="both"/>
              <w:rPr>
                <w:ins w:id="9033" w:author="Fluidstack" w:date="2026-06-17T00:00:00Z"/>
              </w:rPr>
            </w:pPr>
            <w:ins w:id="9034" w:author="Fluidstack" w:date="2026-06-17T00:00:00Z">
              <w:r>
                <w:t xml:space="preserve">Power will be supplied behind-the-meter under three separate power purchase agreements – Modular (~400 MW), Temple I/II (~750 MW), and Temple III (~600 MW) – each structured as capacity payment + FOM + VOM + Fuel. The Modular and Temple I/II PPAs will be grouped (execution of the Modular PPA is conditioned on execution of the Temple I/II PPA). Indicative pricing is set out in </w:t>
              </w:r>
              <w:r>
                <w:rPr>
                  <w:u w:val="single"/>
                </w:rPr>
                <w:t>Exhibit C</w:t>
              </w:r>
              <w:r>
                <w:t>. All PPA terms are indicative and remain subject to negotiation.</w:t>
              </w:r>
            </w:ins>
          </w:p>
        </w:tc>
      </w:tr>
      <w:tr w:rsidR="00673D9D">
        <w:trPr>
          <w:ins w:id="9035" w:author="Fluidstack" w:date="2026-06-17T00:00:00Z"/>
        </w:trPr>
        <w:tc>
          <w:tcPr>
            <w:tcW w:w="3145" w:type="dxa"/>
          </w:tcPr>
          <w:p w14:paraId="0A000015" w14:textId="77777777" w:rsidR="00673D9D" w:rsidRDefault="00000000">
            <w:pPr>
              <w:ind w:right="30"/>
              <w:jc w:val="both"/>
              <w:rPr>
                <w:ins w:id="9036" w:author="Fluidstack" w:date="2026-06-17T00:00:00Z"/>
                <w:b/>
                <w:bCs/>
              </w:rPr>
            </w:pPr>
            <w:ins w:id="9037" w:author="Fluidstack" w:date="2026-06-17T00:00:00Z">
              <w:r>
                <w:rPr>
                  <w:b/>
                  <w:bCs/>
                </w:rPr>
                <w:t>Power CPs</w:t>
              </w:r>
            </w:ins>
          </w:p>
        </w:tc>
        <w:tc>
          <w:tcPr>
            <w:tcW w:w="5871" w:type="dxa"/>
          </w:tcPr>
          <w:p w14:paraId="0A000016" w14:textId="77777777" w:rsidR="00673D9D" w:rsidRDefault="00000000">
            <w:pPr>
              <w:ind w:right="30"/>
              <w:jc w:val="both"/>
              <w:rPr>
                <w:ins w:id="9038" w:author="Fluidstack" w:date="2026-06-17T00:00:00Z"/>
              </w:rPr>
            </w:pPr>
            <w:ins w:id="9039" w:author="Fluidstack" w:date="2026-06-17T00:00:00Z">
              <w:r>
                <w:t xml:space="preserve">Energization of the PUN, including load approval (the “Power CPs”). Acreage powered by the modular generation satisfies its Power CPs at PSA Close (Day 1); all other Buildable Acreage satisfies its Power CPs upon PUN energization (Day N). Satisfaction of the Power CPs triggers the applicable $400,000/acre top-up under the Payment Schedule.</w:t>
              </w:r>
            </w:ins>
          </w:p>
        </w:tc>
      </w:tr>
      <w:tr w:rsidR="00673D9D" w14:paraId="5195FD0C" w14:textId="77777777">
        <w:tc>
          <w:tcPr>
            <w:tcW w:w="3145" w:type="dxa"/>
          </w:tcPr>
          <w:p w14:paraId="0000001F" w14:textId="77777777" w:rsidR="00673D9D" w:rsidRDefault="00000000">
            <w:pPr>
              <w:ind w:right="30"/>
              <w:jc w:val="both"/>
              <w:rPr>
                <w:b/>
                <w:bCs/>
              </w:rPr>
            </w:pPr>
            <w:r>
              <w:rPr>
                <w:b/>
                <w:bCs/>
              </w:rPr>
              <w:t>Purchaser</w:t>
            </w:r>
          </w:p>
        </w:tc>
        <w:tc>
          <w:tcPr>
            <w:tcW w:w="5871" w:type="dxa"/>
          </w:tcPr>
          <w:p w14:paraId="00000020" w14:textId="77777777" w:rsidR="00673D9D" w:rsidRDefault="00000000">
            <w:pPr>
              <w:ind w:right="30"/>
              <w:jc w:val="both"/>
            </w:pPr>
            <w:r>
              <w:t>Fluidstack Inc. or its affiliate</w:t>
            </w:r>
          </w:p>
        </w:tc>
      </w:tr>
      <w:tr w:rsidR="00673D9D" w14:paraId="0219A3A8" w14:textId="77777777">
        <w:tc>
          <w:tcPr>
            <w:tcW w:w="3145" w:type="dxa"/>
          </w:tcPr>
          <w:p w14:paraId="00000021" w14:textId="77777777" w:rsidR="00673D9D" w:rsidRDefault="00000000">
            <w:pPr>
              <w:ind w:right="30"/>
              <w:jc w:val="both"/>
              <w:rPr>
                <w:b/>
                <w:bCs/>
              </w:rPr>
            </w:pPr>
            <w:r>
              <w:rPr>
                <w:b/>
                <w:bCs/>
              </w:rPr>
              <w:t>Seller</w:t>
            </w:r>
          </w:p>
        </w:tc>
        <w:tc>
          <w:tcPr>
            <w:tcW w:w="5871" w:type="dxa"/>
          </w:tcPr>
          <w:p w14:paraId="00000022" w14:textId="77777777" w:rsidR="00673D9D" w:rsidRDefault="00000000">
            <w:pPr>
              <w:ind w:right="30"/>
              <w:jc w:val="both"/>
            </w:pPr>
            <w:del w:id="9040" w:author="Fluidstack" w:date="2026-06-17T00:00:00Z">
              <w:r>
                <w:delText>[</w:delText>
              </w:r>
              <w:r>
                <w:rPr>
                  <w:highlight w:val="yellow"/>
                </w:rPr>
                <w:delText>Name</w:delText>
              </w:r>
              <w:r>
                <w:delText>]</w:delText>
              </w:r>
            </w:del>
            <w:ins w:id="9041" w:author="Fluidstack" w:date="2026-06-17T00:00:00Z">
              <w:r>
                <w:rPr>
                  <w:highlight w:val="yellow"/>
                </w:rPr>
                <w:t>[BKV-BPP Power LLC or its affiliate]</w:t>
              </w:r>
            </w:ins>
          </w:p>
        </w:tc>
      </w:tr>
      <w:tr w:rsidR="00673D9D" w14:paraId="2CA825E5" w14:textId="77777777">
        <w:tc>
          <w:tcPr>
            <w:tcW w:w="3145" w:type="dxa"/>
          </w:tcPr>
          <w:p w14:paraId="00000023" w14:textId="77777777" w:rsidR="00673D9D" w:rsidRDefault="00000000">
            <w:pPr>
              <w:ind w:right="30"/>
              <w:jc w:val="both"/>
              <w:rPr>
                <w:b/>
                <w:bCs/>
              </w:rPr>
            </w:pPr>
            <w:r>
              <w:rPr>
                <w:b/>
                <w:bCs/>
              </w:rPr>
              <w:t>Exclusivity Period</w:t>
            </w:r>
          </w:p>
        </w:tc>
        <w:tc>
          <w:tcPr>
            <w:tcW w:w="5871" w:type="dxa"/>
          </w:tcPr>
          <w:p w14:paraId="00000024" w14:textId="77777777" w:rsidR="00673D9D" w:rsidRDefault="00000000">
            <w:pPr>
              <w:ind w:right="30"/>
              <w:jc w:val="both"/>
            </w:pPr>
            <w:r>
              <w:rPr>
                <w:highlight w:val="yellow"/>
              </w:rPr>
              <w:t>____</w:t>
            </w:r>
            <w:r>
              <w:t xml:space="preserve"> days from the execution of this LOI</w:t>
            </w:r>
          </w:p>
        </w:tc>
      </w:tr>
      <w:tr w:rsidR="00673D9D" w14:paraId="49C28F12" w14:textId="77777777">
        <w:tc>
          <w:tcPr>
            <w:tcW w:w="3145" w:type="dxa"/>
          </w:tcPr>
          <w:sdt>
            <w:sdtPr>
              <w:tag w:val="goog_rdk_4"/>
              <w:id w:val="-2043482246"/>
            </w:sdtPr>
            <w:sdtContent>
              <w:p w14:paraId="00000025" w14:textId="31CC153B" w:rsidR="00673D9D" w:rsidRPr="00EC2EAA" w:rsidRDefault="00000000">
                <w:pPr>
                  <w:ind w:right="30"/>
                  <w:jc w:val="both"/>
                  <w:rPr>
                    <w:b/>
                    <w:bCs/>
                    <w:highlight w:val="yellow"/>
                  </w:rPr>
                </w:pPr>
                <w:sdt>
                  <w:sdtPr>
                    <w:tag w:val="goog_rdk_0"/>
                    <w:id w:val="859998442"/>
                  </w:sdtPr>
                  <w:sdtContent>
                    <w:r>
                      <w:rPr>
                        <w:b/>
                        <w:bCs/>
                        <w:highlight w:val="yellow"/>
                      </w:rPr>
                      <w:t xml:space="preserve">Deposit </w:t>
                    </w:r>
                  </w:sdtContent>
                </w:sdt>
                <w:sdt>
                  <w:sdtPr>
                    <w:tag w:val="goog_rdk_1"/>
                    <w:id w:val="-557647803"/>
                  </w:sdtPr>
                  <w:sdtContent>
                    <w:sdt>
                      <w:sdtPr>
                        <w:tag w:val="goog_rdk_2"/>
                        <w:id w:val="-356719402"/>
                        <w:showingPlcHdr/>
                      </w:sdtPr>
                      <w:sdtContent>
                        <w:r>
                          <w:t xml:space="preserve">     </w:t>
                        </w:r>
                      </w:sdtContent>
                    </w:sdt>
                  </w:sdtContent>
                </w:sdt>
                <w:sdt>
                  <w:sdtPr>
                    <w:tag w:val="goog_rdk_3"/>
                    <w:id w:val="-1456331742"/>
                  </w:sdtPr>
                  <w:sdtContent/>
                </w:sdt>
              </w:p>
            </w:sdtContent>
          </w:sdt>
        </w:tc>
        <w:tc>
          <w:tcPr>
            <w:tcW w:w="5871" w:type="dxa"/>
          </w:tcPr>
          <w:sdt>
            <w:sdtPr>
              <w:tag w:val="goog_rdk_9"/>
              <w:id w:val="-436155132"/>
            </w:sdtPr>
            <w:sdtContent>
              <w:p w14:paraId="00000026" w14:textId="77777777" w:rsidR="00673D9D" w:rsidRDefault="00000000">
                <w:pPr>
                  <w:ind w:right="30"/>
                  <w:jc w:val="both"/>
                  <w:rPr>
                    <w:highlight w:val="yellow"/>
                  </w:rPr>
                </w:pPr>
                <w:sdt>
                  <w:sdtPr>
                    <w:tag w:val="goog_rdk_5"/>
                    <w:id w:val="353670610"/>
                  </w:sdtPr>
                  <w:sdtContent>
                    <w:r>
                      <w:rPr>
                        <w:highlight w:val="yellow"/>
                      </w:rPr>
                      <w:t>[$____]</w:t>
                    </w:r>
                  </w:sdtContent>
                </w:sdt>
                <w:sdt>
                  <w:sdtPr>
                    <w:tag w:val="goog_rdk_6"/>
                    <w:id w:val="2080596599"/>
                  </w:sdtPr>
                  <w:sdtContent>
                    <w:sdt>
                      <w:sdtPr>
                        <w:tag w:val="goog_rdk_7"/>
                        <w:id w:val="-1259972436"/>
                      </w:sdtPr>
                      <w:sdtContent>
                        <w:r>
                          <w:rPr>
                            <w:highlight w:val="yellow"/>
                          </w:rPr>
                          <w:t xml:space="preserve"> [DELETE ROW IF NOT USED]</w:t>
                        </w:r>
                      </w:sdtContent>
                    </w:sdt>
                  </w:sdtContent>
                </w:sdt>
                <w:sdt>
                  <w:sdtPr>
                    <w:tag w:val="goog_rdk_8"/>
                    <w:id w:val="336011214"/>
                  </w:sdtPr>
                  <w:sdtContent/>
                </w:sdt>
              </w:p>
            </w:sdtContent>
          </w:sdt>
        </w:tc>
      </w:tr>
      <w:tr w:rsidR="00673D9D" w14:paraId="47F77DF4" w14:textId="77777777">
        <w:tc>
          <w:tcPr>
            <w:tcW w:w="3145" w:type="dxa"/>
          </w:tcPr>
          <w:p w14:paraId="00000027" w14:textId="77777777" w:rsidR="00673D9D" w:rsidRDefault="00000000">
            <w:pPr>
              <w:ind w:right="30"/>
              <w:jc w:val="both"/>
              <w:rPr>
                <w:b/>
                <w:bCs/>
              </w:rPr>
            </w:pPr>
            <w:r>
              <w:rPr>
                <w:b/>
                <w:bCs/>
              </w:rPr>
              <w:t>Purchase Price</w:t>
            </w:r>
          </w:p>
        </w:tc>
        <w:tc>
          <w:tcPr>
            <w:tcW w:w="5871" w:type="dxa"/>
          </w:tcPr>
          <w:p w14:paraId="00000028" w14:textId="77777777" w:rsidR="00673D9D" w:rsidRDefault="00000000">
            <w:pPr>
              <w:ind w:right="30"/>
              <w:jc w:val="both"/>
              <w:rPr>
                <w:highlight w:val="yellow"/>
              </w:rPr>
            </w:pPr>
            <w:del w:id="9042" w:author="Fluidstack" w:date="2026-06-17T00:00:00Z">
              <w:r>
                <w:rPr>
                  <w:highlight w:val="yellow"/>
                </w:rPr>
                <w:delText>[$____]</w:delText>
              </w:r>
            </w:del>
            <w:ins w:id="9043" w:author="Fluidstack" w:date="2026-06-17T00:00:00Z">
              <w:r>
                <w:t xml:space="preserve">Calculated on a per-acre basis (the “Purchase Price”): (i) Cost + 15% per acre for all acreage other than the Excluded Land, paid at PSA Close (Day 1); and (ii) a top-up to $400,000 per acre for all Buildable Acreage, paid upon satisfaction of the Power CPs for such acreage (Day N). Indicative aggregate amounts and assumptions are set out in the Payment Schedule in </w:t>
              </w:r>
              <w:r>
                <w:rPr>
                  <w:u w:val="single"/>
                </w:rPr>
                <w:t>Exhibit B</w:t>
              </w:r>
              <w:r>
                <w:t>.</w:t>
              </w:r>
            </w:ins>
          </w:p>
        </w:tc>
      </w:tr>
      <w:tr w:rsidR="00673D9D" w14:paraId="7CA7E05D" w14:textId="77777777">
        <w:tc>
          <w:tcPr>
            <w:tcW w:w="3145" w:type="dxa"/>
          </w:tcPr>
          <w:p w14:paraId="00000029" w14:textId="77777777" w:rsidR="00673D9D" w:rsidRDefault="00000000">
            <w:pPr>
              <w:ind w:right="30"/>
              <w:jc w:val="both"/>
              <w:rPr>
                <w:b/>
                <w:bCs/>
              </w:rPr>
            </w:pPr>
            <w:r>
              <w:rPr>
                <w:b/>
                <w:bCs/>
              </w:rPr>
              <w:t>Diligence Period</w:t>
            </w:r>
          </w:p>
        </w:tc>
        <w:tc>
          <w:tcPr>
            <w:tcW w:w="5871" w:type="dxa"/>
          </w:tcPr>
          <w:p w14:paraId="0000002A" w14:textId="07C1B079" w:rsidR="00673D9D" w:rsidRDefault="00000000">
            <w:pPr>
              <w:ind w:right="30"/>
              <w:jc w:val="both"/>
              <w:rPr>
                <w:highlight w:val="yellow"/>
              </w:rPr>
            </w:pPr>
            <w:r>
              <w:rPr>
                <w:highlight w:val="yellow"/>
              </w:rPr>
              <w:t>[160 Days from the effective date of the Purchase Agreement]</w:t>
            </w:r>
          </w:p>
        </w:tc>
      </w:tr>
      <w:tr w:rsidR="00673D9D" w14:paraId="215805C9" w14:textId="77777777">
        <w:tc>
          <w:tcPr>
            <w:tcW w:w="3145" w:type="dxa"/>
          </w:tcPr>
          <w:p w14:paraId="0000002D" w14:textId="77777777" w:rsidR="00673D9D" w:rsidRDefault="00000000">
            <w:pPr>
              <w:ind w:right="30"/>
              <w:jc w:val="both"/>
              <w:rPr>
                <w:b/>
                <w:bCs/>
              </w:rPr>
            </w:pPr>
            <w:r>
              <w:rPr>
                <w:b/>
                <w:bCs/>
              </w:rPr>
              <w:t>Payment Schedule</w:t>
            </w:r>
          </w:p>
        </w:tc>
        <w:tc>
          <w:tcPr>
            <w:tcW w:w="5871" w:type="dxa"/>
          </w:tcPr>
          <w:p w14:paraId="00000031" w14:textId="1D0CB53A" w:rsidR="00673D9D" w:rsidRDefault="00EC2EAA" w:rsidP="00EC2EAA">
            <w:pPr>
              <w:widowControl w:val="0"/>
              <w:spacing w:before="240" w:after="240"/>
              <w:jc w:val="both"/>
              <w:rPr>
                <w:highlight w:val="yellow"/>
              </w:rPr>
            </w:pPr>
            <w:r>
              <w:t>The Payments will be made per the “Payment Schedule”</w:t>
            </w:r>
            <w:r>
              <w:rPr>
                <w:u w:val="single"/>
              </w:rPr>
              <w:t xml:space="preserve"> in</w:t>
            </w:r>
            <w:r>
              <w:t xml:space="preserve"> Exhibit B. </w:t>
            </w:r>
          </w:p>
        </w:tc>
      </w:tr>
      <w:tr w:rsidR="00673D9D" w14:paraId="48E2B9D3" w14:textId="77777777">
        <w:tc>
          <w:tcPr>
            <w:tcW w:w="3145" w:type="dxa"/>
          </w:tcPr>
          <w:p w14:paraId="00000032" w14:textId="77777777" w:rsidR="00673D9D" w:rsidRDefault="00000000">
            <w:pPr>
              <w:ind w:right="30"/>
              <w:jc w:val="both"/>
              <w:rPr>
                <w:b/>
                <w:bCs/>
              </w:rPr>
            </w:pPr>
            <w:r>
              <w:rPr>
                <w:b/>
                <w:bCs/>
              </w:rPr>
              <w:t>NDA</w:t>
            </w:r>
          </w:p>
        </w:tc>
        <w:tc>
          <w:tcPr>
            <w:tcW w:w="5871" w:type="dxa"/>
          </w:tcPr>
          <w:p w14:paraId="00000033" w14:textId="77777777" w:rsidR="00673D9D" w:rsidRDefault="00000000">
            <w:pPr>
              <w:widowControl w:val="0"/>
              <w:jc w:val="both"/>
              <w:rPr>
                <w:highlight w:val="yellow"/>
              </w:rPr>
            </w:pPr>
            <w:r>
              <w:t xml:space="preserve">This LOI, and all negotiations between the parties are subject to the nondisclosure agreement signed between Purchaser and Seller, dated </w:t>
            </w:r>
            <w:r>
              <w:rPr>
                <w:highlight w:val="yellow"/>
              </w:rPr>
              <w:t>_______.</w:t>
            </w:r>
          </w:p>
        </w:tc>
      </w:tr>
    </w:tbl>
    <w:p w14:paraId="00000034" w14:textId="77777777" w:rsidR="00673D9D" w:rsidRDefault="00673D9D">
      <w:pPr>
        <w:spacing w:line="240" w:lineRule="auto"/>
        <w:ind w:right="30"/>
        <w:jc w:val="both"/>
      </w:pPr>
    </w:p>
    <w:p w14:paraId="00000035" w14:textId="77777777" w:rsidR="00673D9D" w:rsidRDefault="00000000">
      <w:pPr>
        <w:spacing w:line="240" w:lineRule="auto"/>
        <w:ind w:right="30"/>
        <w:jc w:val="both"/>
      </w:pPr>
      <w:r>
        <w:t>Purchaser and Seller will negotiate in good faith toward a purchase agreement and related documents (“</w:t>
      </w:r>
      <w:r>
        <w:rPr>
          <w:u w:val="single"/>
        </w:rPr>
        <w:t>Purchase Agreement</w:t>
      </w:r>
      <w:r>
        <w:t xml:space="preserve">"). This LOI reflects the parties’ understanding of the terms for that Purchase Agreement. </w:t>
      </w:r>
    </w:p>
    <w:tbl>
      <w:tblPr>
        <w:tblStyle w:val="aa"/>
        <w:tblpPr w:leftFromText="180" w:rightFromText="180" w:topFromText="180" w:bottomFromText="180" w:vertAnchor="text" w:tblpX="30"/>
        <w:tblW w:w="9345" w:type="dxa"/>
        <w:tblBorders>
          <w:top w:val="nil"/>
          <w:left w:val="nil"/>
          <w:bottom w:val="nil"/>
          <w:right w:val="nil"/>
          <w:insideH w:val="nil"/>
          <w:insideV w:val="nil"/>
        </w:tblBorders>
        <w:tblLayout w:type="fixed"/>
        <w:tblLook w:val="0400" w:firstRow="0" w:lastRow="0" w:firstColumn="0" w:lastColumn="0" w:noHBand="0" w:noVBand="1"/>
      </w:tblPr>
      <w:tblGrid>
        <w:gridCol w:w="2970"/>
        <w:gridCol w:w="6375"/>
      </w:tblGrid>
      <w:tr w:rsidR="00673D9D" w14:paraId="3CFFAA45" w14:textId="77777777" w:rsidTr="00EC2EAA">
        <w:trPr>
          <w:trHeight w:val="570"/>
        </w:trPr>
        <w:tc>
          <w:tcPr>
            <w:tcW w:w="2970" w:type="dxa"/>
          </w:tcPr>
          <w:p w14:paraId="00000036" w14:textId="77777777" w:rsidR="00673D9D" w:rsidRDefault="00000000">
            <w:pPr>
              <w:widowControl w:val="0"/>
              <w:spacing w:before="91" w:line="240" w:lineRule="auto"/>
              <w:ind w:right="330"/>
              <w:rPr>
                <w:b/>
                <w:bCs/>
              </w:rPr>
            </w:pPr>
            <w:r>
              <w:rPr>
                <w:b/>
                <w:bCs/>
              </w:rPr>
              <w:lastRenderedPageBreak/>
              <w:t>THE TRANSACTION</w:t>
            </w:r>
          </w:p>
        </w:tc>
        <w:tc>
          <w:tcPr>
            <w:tcW w:w="6375" w:type="dxa"/>
          </w:tcPr>
          <w:p w14:paraId="00000037" w14:textId="3A894B74" w:rsidR="00673D9D" w:rsidRDefault="00000000">
            <w:pPr>
              <w:widowControl w:val="0"/>
              <w:spacing w:before="91" w:line="240" w:lineRule="auto"/>
              <w:ind w:right="113"/>
              <w:jc w:val="both"/>
            </w:pPr>
            <w:r>
              <w:t>The transaction structure contemplated by this LOI will be the purchase and sale of the Property (the “</w:t>
            </w:r>
            <w:r>
              <w:rPr>
                <w:b/>
                <w:bCs/>
                <w:u w:val="single"/>
              </w:rPr>
              <w:t>Transaction</w:t>
            </w:r>
            <w:r>
              <w:t>”). The conclusion of the Transaction will be subject to the fulfillment of all Closing Conditions outlined below.</w:t>
            </w:r>
          </w:p>
        </w:tc>
      </w:tr>
      <w:tr w:rsidR="00673D9D" w14:paraId="1FBE9658" w14:textId="77777777" w:rsidTr="00EC2EAA">
        <w:trPr>
          <w:trHeight w:val="570"/>
        </w:trPr>
        <w:tc>
          <w:tcPr>
            <w:tcW w:w="2970" w:type="dxa"/>
          </w:tcPr>
          <w:p w14:paraId="00000038" w14:textId="77777777" w:rsidR="00673D9D" w:rsidRDefault="00000000">
            <w:pPr>
              <w:widowControl w:val="0"/>
              <w:spacing w:before="91" w:line="240" w:lineRule="auto"/>
              <w:ind w:right="330"/>
              <w:rPr>
                <w:b/>
                <w:bCs/>
              </w:rPr>
            </w:pPr>
            <w:r>
              <w:rPr>
                <w:b/>
                <w:bCs/>
              </w:rPr>
              <w:t>EXCLUSIVITY</w:t>
            </w:r>
          </w:p>
        </w:tc>
        <w:tc>
          <w:tcPr>
            <w:tcW w:w="6375" w:type="dxa"/>
          </w:tcPr>
          <w:p w14:paraId="00000039" w14:textId="77777777" w:rsidR="00673D9D" w:rsidRDefault="00000000">
            <w:pPr>
              <w:widowControl w:val="0"/>
              <w:spacing w:before="91" w:line="240" w:lineRule="auto"/>
              <w:ind w:right="113"/>
              <w:jc w:val="both"/>
            </w:pPr>
            <w:sdt>
              <w:sdtPr>
                <w:tag w:val="goog_rdk_21"/>
                <w:id w:val="-256410046"/>
              </w:sdtPr>
              <w:sdtContent/>
            </w:sdt>
            <w:sdt>
              <w:sdtPr>
                <w:tag w:val="goog_rdk_22"/>
                <w:id w:val="1715209910"/>
              </w:sdtPr>
              <w:sdtContent/>
            </w:sdt>
            <w:r>
              <w:t>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rsidR="00673D9D" w14:paraId="59EEDDAD" w14:textId="77777777" w:rsidTr="00EC2EAA">
        <w:trPr>
          <w:trHeight w:val="834"/>
        </w:trPr>
        <w:tc>
          <w:tcPr>
            <w:tcW w:w="2970" w:type="dxa"/>
          </w:tcPr>
          <w:p w14:paraId="0000003A" w14:textId="77777777" w:rsidR="00673D9D" w:rsidRDefault="00000000">
            <w:pPr>
              <w:widowControl w:val="0"/>
              <w:spacing w:before="90" w:line="240" w:lineRule="auto"/>
              <w:ind w:right="90"/>
              <w:jc w:val="both"/>
              <w:rPr>
                <w:b/>
                <w:bCs/>
              </w:rPr>
            </w:pPr>
            <w:r>
              <w:rPr>
                <w:b/>
                <w:bCs/>
              </w:rPr>
              <w:t>PURCHASE AGREEMENT:</w:t>
            </w:r>
          </w:p>
          <w:p w14:paraId="0000003B" w14:textId="77777777" w:rsidR="00673D9D" w:rsidRDefault="00673D9D">
            <w:pPr>
              <w:widowControl w:val="0"/>
              <w:spacing w:before="91" w:line="240" w:lineRule="auto"/>
              <w:ind w:right="1180"/>
              <w:jc w:val="both"/>
              <w:rPr>
                <w:b/>
                <w:bCs/>
              </w:rPr>
            </w:pPr>
          </w:p>
        </w:tc>
        <w:tc>
          <w:tcPr>
            <w:tcW w:w="6375" w:type="dxa"/>
          </w:tcPr>
          <w:p w14:paraId="0000003C" w14:textId="363AE1F7" w:rsidR="00673D9D" w:rsidRDefault="00000000">
            <w:pPr>
              <w:widowControl w:val="0"/>
              <w:spacing w:before="90" w:line="240" w:lineRule="auto"/>
              <w:jc w:val="both"/>
            </w:pPr>
            <w:sdt>
              <w:sdtPr>
                <w:tag w:val="goog_rdk_23"/>
                <w:id w:val="1737771501"/>
              </w:sdtPr>
              <w:sdtContent/>
            </w:sdt>
            <w:r>
              <w:t>Purchaser will, within thirty (30) days from the</w:t>
            </w:r>
            <w:sdt>
              <w:sdtPr>
                <w:tag w:val="goog_rdk_24"/>
                <w:id w:val="-173331886"/>
              </w:sdtPr>
              <w:sdtContent>
                <w:r>
                  <w:t xml:space="preserve"> later of (i) </w:t>
                </w:r>
              </w:sdtContent>
            </w:sdt>
            <w:r>
              <w:t xml:space="preserve"> Execution Date of this LOI,</w:t>
            </w:r>
            <w:sdt>
              <w:sdtPr>
                <w:tag w:val="goog_rdk_25"/>
                <w:id w:val="1551086359"/>
              </w:sdtPr>
              <w:sdtContent>
                <w:r>
                  <w:t xml:space="preserve"> or (ii) [the date that Seller has obtained [</w:t>
                </w:r>
                <w:sdt>
                  <w:sdtPr>
                    <w:tag w:val="goog_rdk_26"/>
                    <w:id w:val="1043707565"/>
                  </w:sdtPr>
                  <w:sdtContent>
                    <w:r>
                      <w:t>a binding Electric Service Agreement (or equivalent) from the Utility confirming the Committed Utility Power and Power Load Ramp, and written confirmation from the Utility that the Interconnection Agreement is assignable to Purchaser / all zoning or land-use entitlements necessary for datacenter development on the Property</w:t>
                    </w:r>
                  </w:sdtContent>
                </w:sdt>
                <w:r>
                  <w:t>,</w:t>
                </w:r>
              </w:sdtContent>
            </w:sdt>
            <w:r>
              <w:t xml:space="preserve"> prepare the initial draft of the Purchase Agreement, including an assignment of the contract for the Committed Utility Power, on a commercially reasonable form. The “</w:t>
            </w:r>
            <w:r>
              <w:rPr>
                <w:b/>
                <w:bCs/>
                <w:u w:val="single"/>
              </w:rPr>
              <w:t>Execution Date</w:t>
            </w:r>
            <w:r>
              <w:t>” of this LOI shall be the date that the last party executes this LOI.</w:t>
            </w:r>
          </w:p>
        </w:tc>
      </w:tr>
      <w:tr w:rsidR="00673D9D" w14:paraId="12D41EEC" w14:textId="77777777" w:rsidTr="00EC2EAA">
        <w:tc>
          <w:tcPr>
            <w:tcW w:w="2970" w:type="dxa"/>
          </w:tcPr>
          <w:p w14:paraId="0000003D" w14:textId="77777777" w:rsidR="00673D9D" w:rsidRPr="00EC2EAA" w:rsidRDefault="00000000">
            <w:pPr>
              <w:widowControl w:val="0"/>
              <w:spacing w:before="90" w:line="240" w:lineRule="auto"/>
              <w:ind w:right="90"/>
              <w:jc w:val="both"/>
              <w:rPr>
                <w:b/>
                <w:bCs/>
                <w:highlight w:val="yellow"/>
              </w:rPr>
            </w:pPr>
            <w:r>
              <w:rPr>
                <w:b/>
                <w:bCs/>
                <w:highlight w:val="yellow"/>
              </w:rPr>
              <w:t>DEPOSIT</w:t>
            </w:r>
          </w:p>
        </w:tc>
        <w:tc>
          <w:tcPr>
            <w:tcW w:w="6375" w:type="dxa"/>
          </w:tcPr>
          <w:sdt>
            <w:sdtPr>
              <w:rPr>
                <w:highlight w:val="yellow"/>
              </w:rPr>
              <w:tag w:val="goog_rdk_40"/>
              <w:id w:val="2046464409"/>
            </w:sdtPr>
            <w:sdtContent>
              <w:p w14:paraId="0000003E" w14:textId="3AEBCC8F" w:rsidR="00673D9D" w:rsidRPr="00F458BD" w:rsidRDefault="00000000">
                <w:pPr>
                  <w:widowControl w:val="0"/>
                  <w:spacing w:before="90" w:after="200" w:line="240" w:lineRule="auto"/>
                  <w:jc w:val="both"/>
                  <w:rPr>
                    <w:highlight w:val="yellow"/>
                  </w:rPr>
                </w:pPr>
                <w:sdt>
                  <w:sdtPr>
                    <w:rPr>
                      <w:highlight w:val="yellow"/>
                    </w:rPr>
                    <w:tag w:val="goog_rdk_27"/>
                    <w:id w:val="1872340896"/>
                  </w:sdtPr>
                  <w:sdtContent/>
                </w:sdt>
                <w:sdt>
                  <w:sdtPr>
                    <w:rPr>
                      <w:highlight w:val="yellow"/>
                    </w:rPr>
                    <w:tag w:val="goog_rdk_28"/>
                    <w:id w:val="1178787868"/>
                  </w:sdtPr>
                  <w:sdtContent/>
                </w:sdt>
                <w:sdt>
                  <w:sdtPr>
                    <w:rPr>
                      <w:highlight w:val="yellow"/>
                    </w:rPr>
                    <w:tag w:val="goog_rdk_29"/>
                    <w:id w:val="-485029479"/>
                  </w:sdtPr>
                  <w:sdtContent/>
                </w:sdt>
                <w:sdt>
                  <w:sdtPr>
                    <w:rPr>
                      <w:highlight w:val="yellow"/>
                    </w:rPr>
                    <w:tag w:val="goog_rdk_30"/>
                    <w:id w:val="-1282296264"/>
                  </w:sdtPr>
                  <w:sdtContent>
                    <w:r>
                      <w:rPr>
                        <w:highlight w:val="yellow"/>
                      </w:rPr>
                      <w:t>Within fifteen (15) business days following the full execution of the Purchase Agreement, Purchaser will deliver the Deposit to a third-party escrow agent selected by Purchaser (the “</w:t>
                    </w:r>
                  </w:sdtContent>
                </w:sdt>
                <w:sdt>
                  <w:sdtPr>
                    <w:rPr>
                      <w:highlight w:val="yellow"/>
                    </w:rPr>
                    <w:tag w:val="goog_rdk_31"/>
                    <w:id w:val="2114647285"/>
                  </w:sdtPr>
                  <w:sdtContent>
                    <w:r>
                      <w:rPr>
                        <w:b/>
                        <w:bCs/>
                        <w:highlight w:val="yellow"/>
                      </w:rPr>
                      <w:t>Escrow Agent</w:t>
                    </w:r>
                  </w:sdtContent>
                </w:sdt>
                <w:sdt>
                  <w:sdtPr>
                    <w:rPr>
                      <w:highlight w:val="yellow"/>
                    </w:rPr>
                    <w:tag w:val="goog_rdk_32"/>
                    <w:id w:val="-517121818"/>
                  </w:sdtPr>
                  <w:sdtContent>
                    <w:r>
                      <w:rPr>
                        <w:highlight w:val="yellow"/>
                      </w:rPr>
                      <w:t>”) to be held in an interest-bearing account and distributed in accordance with the terms of an escrow agent that will be attached as an exhibit to the Purchase Agreement.  The Deposit will be applied to the cash amounts owed to Seller at closing of the purchase of the Property (the</w:t>
                    </w:r>
                  </w:sdtContent>
                </w:sdt>
                <w:sdt>
                  <w:sdtPr>
                    <w:rPr>
                      <w:highlight w:val="yellow"/>
                    </w:rPr>
                    <w:tag w:val="goog_rdk_33"/>
                    <w:id w:val="1466374746"/>
                  </w:sdtPr>
                  <w:sdtContent>
                    <w:r>
                      <w:rPr>
                        <w:b/>
                        <w:bCs/>
                        <w:highlight w:val="yellow"/>
                      </w:rPr>
                      <w:t xml:space="preserve"> “</w:t>
                    </w:r>
                  </w:sdtContent>
                </w:sdt>
                <w:sdt>
                  <w:sdtPr>
                    <w:rPr>
                      <w:highlight w:val="yellow"/>
                    </w:rPr>
                    <w:tag w:val="goog_rdk_34"/>
                    <w:id w:val="-1056032700"/>
                  </w:sdtPr>
                  <w:sdtContent>
                    <w:r>
                      <w:rPr>
                        <w:highlight w:val="yellow"/>
                        <w:u w:val="single"/>
                      </w:rPr>
                      <w:t>Closing</w:t>
                    </w:r>
                  </w:sdtContent>
                </w:sdt>
                <w:sdt>
                  <w:sdtPr>
                    <w:rPr>
                      <w:highlight w:val="yellow"/>
                    </w:rPr>
                    <w:tag w:val="goog_rdk_35"/>
                    <w:id w:val="1695115301"/>
                  </w:sdtPr>
                  <w:sdtContent>
                    <w:r>
                      <w:rPr>
                        <w:highlight w:val="yellow"/>
                      </w:rPr>
                      <w:t xml:space="preserve">”). The Deposit will be fully refundable to Purchaser (i) as described in the Due Diligence section below, (ii)  if Purchaser terminates the </w:t>
                      <w:lastRenderedPageBreak/>
                      <w:t>Purchase Agreement on or before the expiration date of the Due Diligence Period, or (iii) after the expiration of the Diligence Period if Seller does not fulfill all of the Closing Conditions prior to Closing.    Subject to the foregoing, the Deposit becomes non-refundable upon expiration of the Diligence Period.</w:t>
                    </w:r>
                  </w:sdtContent>
                </w:sdt>
                <w:sdt>
                  <w:sdtPr>
                    <w:rPr>
                      <w:highlight w:val="yellow"/>
                    </w:rPr>
                    <w:tag w:val="goog_rdk_36"/>
                    <w:id w:val="-777539386"/>
                  </w:sdtPr>
                  <w:sdtContent>
                    <w:sdt>
                      <w:sdtPr>
                        <w:rPr>
                          <w:highlight w:val="yellow"/>
                        </w:rPr>
                        <w:tag w:val="goog_rdk_37"/>
                        <w:id w:val="1785491127"/>
                      </w:sdtPr>
                      <w:sdtContent>
                        <w:r>
                          <w:rPr>
                            <w:highlight w:val="yellow"/>
                          </w:rPr>
                          <w:t xml:space="preserve"> </w:t>
                        </w:r>
                      </w:sdtContent>
                    </w:sdt>
                    <w:sdt>
                      <w:sdtPr>
                        <w:rPr>
                          <w:highlight w:val="yellow"/>
                        </w:rPr>
                        <w:tag w:val="goog_rdk_38"/>
                        <w:id w:val="-473786273"/>
                      </w:sdtPr>
                      <w:sdtContent>
                        <w:r>
                          <w:rPr>
                            <w:highlight w:val="yellow"/>
                          </w:rPr>
                          <w:t>[DELETE IF NOT USED]</w:t>
                        </w:r>
                      </w:sdtContent>
                    </w:sdt>
                  </w:sdtContent>
                </w:sdt>
                <w:sdt>
                  <w:sdtPr>
                    <w:rPr>
                      <w:highlight w:val="yellow"/>
                    </w:rPr>
                    <w:tag w:val="goog_rdk_39"/>
                    <w:id w:val="-799851591"/>
                    <w:showingPlcHdr/>
                  </w:sdtPr>
                  <w:sdtContent>
                    <w:r>
                      <w:rPr>
                        <w:highlight w:val="yellow"/>
                      </w:rPr>
                      <w:t xml:space="preserve">     </w:t>
                    </w:r>
                  </w:sdtContent>
                </w:sdt>
              </w:p>
            </w:sdtContent>
          </w:sdt>
        </w:tc>
      </w:tr>
      <w:tr w:rsidR="00673D9D" w14:paraId="1900F1A0" w14:textId="77777777" w:rsidTr="00EC2EAA">
        <w:tc>
          <w:tcPr>
            <w:tcW w:w="2970" w:type="dxa"/>
          </w:tcPr>
          <w:p w14:paraId="0000003F" w14:textId="77777777" w:rsidR="00673D9D" w:rsidRDefault="00000000">
            <w:pPr>
              <w:widowControl w:val="0"/>
              <w:spacing w:before="1" w:line="237" w:lineRule="auto"/>
              <w:ind w:right="97"/>
              <w:rPr>
                <w:b/>
                <w:bCs/>
              </w:rPr>
            </w:pPr>
            <w:r>
              <w:rPr>
                <w:b/>
                <w:bCs/>
              </w:rPr>
              <w:t>REAL ESTATE PURCHASE PRICE:</w:t>
            </w:r>
          </w:p>
        </w:tc>
        <w:tc>
          <w:tcPr>
            <w:tcW w:w="6375" w:type="dxa"/>
          </w:tcPr>
          <w:p w14:paraId="00000040" w14:textId="77777777" w:rsidR="00673D9D" w:rsidRDefault="00000000">
            <w:pPr>
              <w:widowControl w:val="0"/>
              <w:spacing w:line="240" w:lineRule="auto"/>
              <w:jc w:val="both"/>
              <w:rPr>
                <w:highlight w:val="white"/>
              </w:rPr>
            </w:pPr>
            <w:del w:id="9050" w:author="Fluidstack" w:date="2026-06-17T00:00:00Z">
              <w:r>
                <w:delText>T</w:delText>
              </w:r>
              <w:r>
                <w:rPr>
                  <w:highlight w:val="white"/>
                </w:rPr>
                <w:delText>he expected Purchase Price for the Property is based on the Committed Utility Power and Power Price (to be determined by a binding Electric Service Agreement (“</w:delText>
              </w:r>
              <w:r>
                <w:rPr>
                  <w:b/>
                  <w:bCs/>
                  <w:highlight w:val="white"/>
                  <w:u w:val="single"/>
                </w:rPr>
                <w:delText>ESA</w:delText>
              </w:r>
              <w:r>
                <w:rPr>
                  <w:highlight w:val="white"/>
                </w:rPr>
                <w:delText xml:space="preserve">”) or similar document provided by the relevant utility with a firm load ramp).  </w:delText>
              </w:r>
            </w:del>
            <w:ins w:id="9051" w:author="Fluidstack" w:date="2026-06-17T00:00:00Z">
              <w:r>
                <w:t xml:space="preserve">The Purchase Price is priced per acre: (a) at PSA Close (Day 1), Cost + 15% per acre (based on Seller’s documented land cost of ~$</w:t>
              </w:r>
              <w:r>
                <w:rPr>
                  <w:highlight w:val="yellow"/>
                </w:rPr>
                <w:t>[150,000]</w:t>
              </w:r>
              <w:r>
                <w:t xml:space="preserve">/acre) for all acreage other than the Excluded Land; and (b) a top-up to $400,000 per acre for all Buildable Acreage, paid upon satisfaction of the Power CPs for such acreage (Day N). Acreage powered by the modular generation receives its top-up at PSA Close.  </w:t>
              </w:r>
            </w:ins>
          </w:p>
          <w:p w14:paraId="00000041" w14:textId="77777777" w:rsidR="00673D9D" w:rsidRDefault="00673D9D">
            <w:pPr>
              <w:widowControl w:val="0"/>
              <w:spacing w:line="240" w:lineRule="auto"/>
              <w:jc w:val="both"/>
              <w:rPr>
                <w:highlight w:val="white"/>
              </w:rPr>
            </w:pPr>
          </w:p>
          <w:p w14:paraId="00000042" w14:textId="77777777" w:rsidR="00673D9D" w:rsidRDefault="00000000">
            <w:pPr>
              <w:widowControl w:val="0"/>
              <w:spacing w:line="240" w:lineRule="auto"/>
              <w:jc w:val="both"/>
              <w:rPr>
                <w:highlight w:val="white"/>
              </w:rPr>
            </w:pPr>
            <w:del w:id="9052" w:author="Fluidstack" w:date="2026-06-17T00:00:00Z">
              <w:r>
                <w:rPr>
                  <w:highlight w:val="white"/>
                </w:rPr>
                <w:delText>If and to the extent that the power available at the Property (i) is less than the Committed Utility Power, or (ii) the Power Load Ramp is longer from that described above, in each case, the Purchase Price will be reduced in an amount proportional to such reduced power availability or delay, as applicable, to be further outlined in the Purchase Agreement.</w:delText>
              </w:r>
            </w:del>
            <w:ins w:id="9053" w:author="Fluidstack" w:date="2026-06-17T00:00:00Z">
              <w:r>
                <w:t>If the Buildable Acreage, the cost basis, or the power available at the Property differs from the assumptions in Exhibit B, the Purchase Price will be adjusted accordingly, as further outlined in the Purchase Agreement.</w:t>
              </w:r>
            </w:ins>
            <w:r>
              <w:br/>
            </w:r>
          </w:p>
        </w:tc>
      </w:tr>
      <w:tr w:rsidR="00673D9D" w14:paraId="68D17F75" w14:textId="77777777" w:rsidTr="00EC2EAA">
        <w:tc>
          <w:tcPr>
            <w:tcW w:w="2970" w:type="dxa"/>
          </w:tcPr>
          <w:p w14:paraId="00000043" w14:textId="77777777" w:rsidR="00673D9D" w:rsidRDefault="00000000">
            <w:pPr>
              <w:widowControl w:val="0"/>
              <w:spacing w:before="1" w:line="237" w:lineRule="auto"/>
              <w:ind w:right="97"/>
              <w:rPr>
                <w:b/>
                <w:bCs/>
              </w:rPr>
            </w:pPr>
            <w:sdt>
              <w:sdtPr>
                <w:tag w:val="goog_rdk_41"/>
                <w:id w:val="-739468701"/>
              </w:sdtPr>
              <w:sdtContent/>
            </w:sdt>
            <w:sdt>
              <w:sdtPr>
                <w:tag w:val="goog_rdk_42"/>
                <w:id w:val="1782396761"/>
              </w:sdtPr>
              <w:sdtContent/>
            </w:sdt>
            <w:r>
              <w:rPr>
                <w:b/>
                <w:bCs/>
              </w:rPr>
              <w:t>PAYMENT SCHEDULE:</w:t>
            </w:r>
          </w:p>
        </w:tc>
        <w:tc>
          <w:tcPr>
            <w:tcW w:w="6375" w:type="dxa"/>
          </w:tcPr>
          <w:p w14:paraId="00000044" w14:textId="0E99A544" w:rsidR="00673D9D" w:rsidRDefault="00000000">
            <w:pPr>
              <w:widowControl w:val="0"/>
              <w:spacing w:line="240" w:lineRule="auto"/>
              <w:jc w:val="both"/>
            </w:pPr>
            <w:sdt>
              <w:sdtPr>
                <w:tag w:val="goog_rdk_43"/>
                <w:id w:val="1395978180"/>
                <w:showingPlcHdr/>
              </w:sdtPr>
              <w:sdtContent>
                <w:r>
                  <w:t xml:space="preserve">     </w:t>
                </w:r>
              </w:sdtContent>
            </w:sdt>
            <w:del w:id="9054" w:author="Fluidstack" w:date="2026-06-17T00:00:00Z">
              <w:r>
                <w:delText xml:space="preserve">The Purchase Price will be based on the Committed Utility Power and Power Price and will be paid according to the Payment Schedule.   The parties will discuss a security or other protection for Purchaser if the Committed Utility Power is delayed. </w:delText>
              </w:r>
            </w:del>
            <w:ins w:id="9055" w:author="Fluidstack" w:date="2026-06-17T00:00:00Z">
              <w:r>
                <w:t xml:space="preserve">The Purchase Price is paid in two stages, with indicative aggregate amounts set out in the Payment Schedule (Exhibit B): (i) Day 1 (PSA Close): Cost + 15% per acre for all acreage other than the Excluded Land, plus the $400,000/acre top-up for the modular-powered data-center acreage; and (ii) Day N: the $400,000/acre top-up for all remaining Buildable Acreage, payable upon satisfaction of the Power CPs (PUN energization, including load approval). The parties will discuss security or other protection for Purchaser if the Power CPs are delayed. </w:t>
              </w:r>
            </w:ins>
          </w:p>
          <w:p w14:paraId="00000045" w14:textId="77777777" w:rsidR="00673D9D" w:rsidRDefault="00673D9D">
            <w:pPr>
              <w:widowControl w:val="0"/>
              <w:spacing w:line="240" w:lineRule="auto"/>
              <w:ind w:left="1440"/>
              <w:jc w:val="both"/>
            </w:pPr>
          </w:p>
        </w:tc>
      </w:tr>
      <w:tr w:rsidR="00673D9D" w14:paraId="20778D05" w14:textId="77777777" w:rsidTr="00EC2EAA">
        <w:tc>
          <w:tcPr>
            <w:tcW w:w="2970" w:type="dxa"/>
          </w:tcPr>
          <w:p w14:paraId="0000004B" w14:textId="77777777" w:rsidR="00673D9D" w:rsidRDefault="00000000">
            <w:pPr>
              <w:widowControl w:val="0"/>
              <w:spacing w:before="1" w:line="237" w:lineRule="auto"/>
              <w:ind w:right="97"/>
              <w:jc w:val="both"/>
              <w:rPr>
                <w:b/>
                <w:bCs/>
              </w:rPr>
            </w:pPr>
            <w:sdt>
              <w:sdtPr>
                <w:tag w:val="goog_rdk_60"/>
                <w:id w:val="305381199"/>
              </w:sdtPr>
              <w:sdtContent/>
            </w:sdt>
            <w:sdt>
              <w:sdtPr>
                <w:tag w:val="goog_rdk_61"/>
                <w:id w:val="1670013348"/>
              </w:sdtPr>
              <w:sdtContent/>
            </w:sdt>
            <w:sdt>
              <w:sdtPr>
                <w:tag w:val="goog_rdk_62"/>
                <w:id w:val="262310821"/>
              </w:sdtPr>
              <w:sdtContent/>
            </w:sdt>
            <w:r>
              <w:rPr>
                <w:b/>
                <w:bCs/>
              </w:rPr>
              <w:t>DUE DILIGENCE:</w:t>
            </w:r>
          </w:p>
          <w:p w14:paraId="0000004C" w14:textId="77777777" w:rsidR="00673D9D" w:rsidRDefault="00673D9D">
            <w:pPr>
              <w:widowControl w:val="0"/>
              <w:spacing w:before="1" w:line="237" w:lineRule="auto"/>
              <w:ind w:right="97"/>
              <w:jc w:val="both"/>
            </w:pPr>
          </w:p>
        </w:tc>
        <w:tc>
          <w:tcPr>
            <w:tcW w:w="6375" w:type="dxa"/>
          </w:tcPr>
          <w:p w14:paraId="46A1086B" w14:textId="6E137C1E" w:rsidR="00D6749D" w:rsidRPr="00D6749D" w:rsidRDefault="00D6749D" w:rsidP="00D6749D">
            <w:pPr>
              <w:widowControl w:val="0"/>
              <w:tabs>
                <w:tab w:val="left" w:pos="5160"/>
              </w:tabs>
              <w:jc w:val="both"/>
            </w:pPr>
            <w:r>
              <w:t>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w:t>
            </w:r>
            <w:r>
              <w:rPr>
                <w:u w:val="single"/>
              </w:rPr>
              <w:t>Identified Conditions</w:t>
            </w:r>
            <w:r>
              <w:t xml:space="preserve">").  Purchaser's due diligence will include (and Seller will support) confirming a viable path to clean, marketable, and insurable title sufficient for datacenter development, including the ability to cure or terminate any Identified Conditions.  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  </w:t>
            </w:r>
          </w:p>
          <w:p w14:paraId="0000004D" w14:textId="05C3D298" w:rsidR="00D6749D" w:rsidRPr="00D6749D" w:rsidRDefault="00D6749D" w:rsidP="00D6749D">
            <w:pPr>
              <w:widowControl w:val="0"/>
              <w:tabs>
                <w:tab w:val="left" w:pos="5160"/>
              </w:tabs>
              <w:jc w:val="both"/>
            </w:pPr>
          </w:p>
        </w:tc>
      </w:tr>
      <w:tr w:rsidR="00673D9D" w14:paraId="7F14DA36" w14:textId="77777777" w:rsidTr="00EC2EAA">
        <w:tc>
          <w:tcPr>
            <w:tcW w:w="2970" w:type="dxa"/>
          </w:tcPr>
          <w:p w14:paraId="0000004E" w14:textId="77777777" w:rsidR="00673D9D" w:rsidRDefault="00000000">
            <w:pPr>
              <w:widowControl w:val="0"/>
              <w:spacing w:before="1" w:line="237" w:lineRule="auto"/>
              <w:ind w:right="97"/>
              <w:jc w:val="both"/>
              <w:rPr>
                <w:b/>
                <w:bCs/>
              </w:rPr>
            </w:pPr>
            <w:r>
              <w:rPr>
                <w:b/>
                <w:bCs/>
              </w:rPr>
              <w:t>TITLE AND SURVEY:</w:t>
            </w:r>
          </w:p>
        </w:tc>
        <w:tc>
          <w:tcPr>
            <w:tcW w:w="6375" w:type="dxa"/>
          </w:tcPr>
          <w:p w14:paraId="3E126DDC" w14:textId="1EF8FDFB" w:rsidR="00D6749D" w:rsidRPr="00D6749D" w:rsidRDefault="00D6749D" w:rsidP="00D6749D">
            <w:pPr>
              <w:widowControl w:val="0"/>
              <w:tabs>
                <w:tab w:val="left" w:pos="5160"/>
              </w:tabs>
              <w:jc w:val="both"/>
            </w:pPr>
            <w:r>
              <w:t xml:space="preserve">Within 10 days after full execution of the Purchase Agreement, Seller will obtain, at Seller's expense, a title commitment from a </w:t>
              <w:lastRenderedPageBreak/>
              <w:t>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w:t>
            </w:r>
            <w:r>
              <w:rPr>
                <w:u w:val="single"/>
              </w:rPr>
              <w:t>Permitted Encumbrances</w:t>
            </w:r>
            <w:r>
              <w:t>"). Purchaser may object to title or survey matters through the end of the Diligence Period.  If Seller does not cure objected matters, Purchaser may terminate the Purchase Agreement.  Seller must satisfy all monetary liens at or before Closing. Issuance of an owner's title policy (subject only to Permitted Encumbrances) is at Seller's expense and is a condition to Closing.</w:t>
            </w:r>
          </w:p>
          <w:p w14:paraId="0000004F" w14:textId="162FAD27" w:rsidR="00673D9D" w:rsidRDefault="00673D9D">
            <w:pPr>
              <w:widowControl w:val="0"/>
              <w:tabs>
                <w:tab w:val="left" w:pos="5160"/>
              </w:tabs>
              <w:jc w:val="both"/>
            </w:pPr>
          </w:p>
        </w:tc>
      </w:tr>
      <w:tr w:rsidR="00673D9D" w14:paraId="520D94E6" w14:textId="77777777" w:rsidTr="00EC2EAA">
        <w:tc>
          <w:tcPr>
            <w:tcW w:w="2970" w:type="dxa"/>
          </w:tcPr>
          <w:p w14:paraId="00000050" w14:textId="77777777" w:rsidR="00673D9D" w:rsidRDefault="00000000">
            <w:pPr>
              <w:widowControl w:val="0"/>
              <w:spacing w:before="1" w:line="237" w:lineRule="auto"/>
              <w:ind w:right="97"/>
              <w:jc w:val="both"/>
              <w:rPr>
                <w:b/>
                <w:bCs/>
              </w:rPr>
            </w:pPr>
            <w:r>
              <w:rPr>
                <w:b/>
                <w:bCs/>
              </w:rPr>
              <w:lastRenderedPageBreak/>
              <w:t>CLOSING;</w:t>
            </w:r>
          </w:p>
          <w:p w14:paraId="00000051" w14:textId="77777777" w:rsidR="00673D9D" w:rsidRDefault="00000000">
            <w:pPr>
              <w:widowControl w:val="0"/>
              <w:spacing w:before="1" w:line="237" w:lineRule="auto"/>
              <w:ind w:right="97"/>
              <w:jc w:val="both"/>
              <w:rPr>
                <w:b/>
                <w:bCs/>
              </w:rPr>
            </w:pPr>
            <w:r>
              <w:rPr>
                <w:b/>
                <w:bCs/>
              </w:rPr>
              <w:t>CLOSING DATE:</w:t>
            </w:r>
          </w:p>
        </w:tc>
        <w:tc>
          <w:tcPr>
            <w:tcW w:w="6375" w:type="dxa"/>
          </w:tcPr>
          <w:p w14:paraId="00000052" w14:textId="604747B4" w:rsidR="00673D9D" w:rsidRDefault="00000000">
            <w:pPr>
              <w:widowControl w:val="0"/>
              <w:tabs>
                <w:tab w:val="left" w:pos="5160"/>
              </w:tabs>
              <w:jc w:val="both"/>
            </w:pPr>
            <w:r>
              <w:t>Closing will be</w:t>
            </w:r>
            <w:sdt>
              <w:sdtPr>
                <w:tag w:val="goog_rdk_65"/>
                <w:id w:val="-1576777107"/>
              </w:sdtPr>
              <w:sdtContent>
                <w:r>
                  <w:t xml:space="preserve"> the later of (i)</w:t>
                </w:r>
              </w:sdtContent>
            </w:sdt>
            <w:r>
              <w:t xml:space="preserve"> </w:t>
            </w:r>
            <w:sdt>
              <w:sdtPr>
                <w:tag w:val="goog_rdk_66"/>
                <w:id w:val="48202470"/>
              </w:sdtPr>
              <w:sdtContent>
                <w:sdt>
                  <w:sdtPr>
                    <w:tag w:val="goog_rdk_67"/>
                    <w:id w:val="189108065"/>
                  </w:sdtPr>
                  <w:sdtContent>
                    <w:r>
                      <w:rPr>
                        <w:highlight w:val="yellow"/>
                      </w:rPr>
                      <w:t>______</w:t>
                    </w:r>
                  </w:sdtContent>
                </w:sdt>
              </w:sdtContent>
            </w:sdt>
            <w:sdt>
              <w:sdtPr>
                <w:tag w:val="goog_rdk_68"/>
                <w:id w:val="421393995"/>
              </w:sdtPr>
              <w:sdtContent>
                <w:sdt>
                  <w:sdtPr>
                    <w:tag w:val="goog_rdk_69"/>
                    <w:id w:val="-1580040421"/>
                  </w:sdtPr>
                  <w:sdtContent>
                    <w:r>
                      <w:t xml:space="preserve"> </w:t>
                    </w:r>
                  </w:sdtContent>
                </w:sdt>
              </w:sdtContent>
            </w:sdt>
            <w:sdt>
              <w:sdtPr>
                <w:tag w:val="goog_rdk_70"/>
                <w:id w:val="2128480257"/>
              </w:sdtPr>
              <w:sdtContent>
                <w:r>
                  <w:rPr>
                    <w:highlight w:val="yellow"/>
                  </w:rPr>
                  <w:t xml:space="preserve"> (</w:t>
                </w:r>
              </w:sdtContent>
            </w:sdt>
            <w:sdt>
              <w:sdtPr>
                <w:tag w:val="goog_rdk_71"/>
                <w:id w:val="-2058685016"/>
              </w:sdtPr>
              <w:sdtContent>
                <w:sdt>
                  <w:sdtPr>
                    <w:tag w:val="goog_rdk_72"/>
                    <w:id w:val="1178919865"/>
                  </w:sdtPr>
                  <w:sdtContent>
                    <w:r>
                      <w:rPr>
                        <w:highlight w:val="yellow"/>
                      </w:rPr>
                      <w:t>xx</w:t>
                    </w:r>
                  </w:sdtContent>
                </w:sdt>
              </w:sdtContent>
            </w:sdt>
            <w:sdt>
              <w:sdtPr>
                <w:tag w:val="goog_rdk_73"/>
                <w:id w:val="354713812"/>
              </w:sdtPr>
              <w:sdtContent>
                <w:r>
                  <w:rPr>
                    <w:highlight w:val="yellow"/>
                  </w:rPr>
                  <w:t>)</w:t>
                </w:r>
              </w:sdtContent>
            </w:sdt>
            <w:r>
              <w:t xml:space="preserve"> days following the expiration of the Diligence </w:t>
            </w:r>
            <w:sdt>
              <w:sdtPr>
                <w:tag w:val="goog_rdk_74"/>
                <w:id w:val="-1862153441"/>
              </w:sdtPr>
              <w:sdtContent/>
            </w:sdt>
            <w:sdt>
              <w:sdtPr>
                <w:tag w:val="goog_rdk_75"/>
                <w:id w:val="-367907204"/>
              </w:sdtPr>
              <w:sdtContent/>
            </w:sdt>
            <w:r>
              <w:t>Period</w:t>
            </w:r>
            <w:sdt>
              <w:sdtPr>
                <w:tag w:val="goog_rdk_76"/>
                <w:id w:val="1903401369"/>
              </w:sdtPr>
              <w:sdtContent>
                <w:r>
                  <w:t xml:space="preserve">, or (ii) </w:t>
                </w:r>
                <w:r>
                  <w:rPr>
                    <w:highlight w:val="yellow"/>
                  </w:rPr>
                  <w:t>______</w:t>
                </w:r>
                <w:r>
                  <w:t xml:space="preserve"> days following execution of the Purchase Agreement, in each case</w:t>
                </w:r>
              </w:sdtContent>
            </w:sdt>
            <w:sdt>
              <w:sdtPr>
                <w:tag w:val="goog_rdk_77"/>
                <w:id w:val="956444471"/>
              </w:sdtPr>
              <w:sdtContent>
                <w:r>
                  <w:t xml:space="preserve"> </w:t>
                </w:r>
              </w:sdtContent>
            </w:sdt>
            <w:r>
              <w:t>subject to the fulfillment of all Closing Conditions.</w:t>
            </w:r>
          </w:p>
          <w:p w14:paraId="00000053" w14:textId="77777777" w:rsidR="00673D9D" w:rsidRDefault="00673D9D">
            <w:pPr>
              <w:widowControl w:val="0"/>
              <w:tabs>
                <w:tab w:val="left" w:pos="5160"/>
              </w:tabs>
              <w:jc w:val="both"/>
            </w:pPr>
          </w:p>
        </w:tc>
      </w:tr>
      <w:tr w:rsidR="00673D9D" w14:paraId="6A1C8553" w14:textId="77777777" w:rsidTr="00EC2EAA">
        <w:trPr>
          <w:trHeight w:val="565"/>
        </w:trPr>
        <w:tc>
          <w:tcPr>
            <w:tcW w:w="2970" w:type="dxa"/>
          </w:tcPr>
          <w:p w14:paraId="00000054" w14:textId="77777777" w:rsidR="00673D9D" w:rsidRDefault="00000000">
            <w:pPr>
              <w:widowControl w:val="0"/>
              <w:spacing w:before="1" w:line="237" w:lineRule="auto"/>
              <w:ind w:right="97"/>
              <w:jc w:val="both"/>
              <w:rPr>
                <w:b/>
                <w:bCs/>
              </w:rPr>
            </w:pPr>
            <w:r>
              <w:rPr>
                <w:b/>
                <w:bCs/>
              </w:rPr>
              <w:t>CLOSING CONDITIONS:</w:t>
            </w:r>
          </w:p>
        </w:tc>
        <w:tc>
          <w:tcPr>
            <w:tcW w:w="6375" w:type="dxa"/>
          </w:tcPr>
          <w:p w14:paraId="00000055" w14:textId="77777777" w:rsidR="00673D9D" w:rsidRDefault="00000000">
            <w:pPr>
              <w:widowControl w:val="0"/>
              <w:tabs>
                <w:tab w:val="left" w:pos="5157"/>
              </w:tabs>
              <w:spacing w:before="1" w:line="251" w:lineRule="auto"/>
              <w:jc w:val="both"/>
            </w:pPr>
            <w:r>
              <w:t>I</w:t>
            </w:r>
            <w:sdt>
              <w:sdtPr>
                <w:tag w:val="goog_rdk_78"/>
                <w:id w:val="-325632349"/>
              </w:sdtPr>
              <w:sdtContent/>
            </w:sdt>
            <w:r>
              <w:t>n addition to other customary conditions to close, Purchaser’s obligation to purchase the Property will include the following closing conditions (collectively “</w:t>
            </w:r>
            <w:r>
              <w:rPr>
                <w:b/>
                <w:bCs/>
                <w:u w:val="single"/>
              </w:rPr>
              <w:t>Closing Conditions</w:t>
            </w:r>
            <w:r>
              <w:t>”):</w:t>
            </w:r>
          </w:p>
          <w:p w14:paraId="00000056" w14:textId="77777777" w:rsidR="00673D9D" w:rsidRDefault="00673D9D">
            <w:pPr>
              <w:widowControl w:val="0"/>
              <w:tabs>
                <w:tab w:val="left" w:pos="5157"/>
              </w:tabs>
              <w:spacing w:before="1" w:line="251" w:lineRule="auto"/>
              <w:jc w:val="both"/>
            </w:pPr>
          </w:p>
          <w:p w14:paraId="2ECC910B" w14:textId="490DFA91" w:rsidR="00EC2EAA" w:rsidRDefault="00EC2EAA" w:rsidP="0033785D">
            <w:pPr>
              <w:widowControl w:val="0"/>
              <w:tabs>
                <w:tab w:val="left" w:pos="5877"/>
              </w:tabs>
              <w:spacing w:line="240" w:lineRule="auto"/>
              <w:jc w:val="both"/>
            </w:pPr>
          </w:p>
          <w:p w14:paraId="00000058" w14:textId="77777777" w:rsidR="00673D9D" w:rsidRDefault="00000000">
            <w:pPr>
              <w:widowControl w:val="0"/>
              <w:numPr>
                <w:ilvl w:val="0"/>
                <w:numId w:val="1"/>
              </w:numPr>
              <w:tabs>
                <w:tab w:val="left" w:pos="5877"/>
              </w:tabs>
              <w:spacing w:line="240" w:lineRule="auto"/>
              <w:jc w:val="both"/>
            </w:pPr>
            <w:sdt>
              <w:sdtPr>
                <w:tag w:val="goog_rdk_80"/>
                <w:id w:val="-66101059"/>
              </w:sdtPr>
              <w:sdtContent/>
            </w:sdt>
            <w:r>
              <w:t xml:space="preserve">Seller will obtain fee-simple, marketable, and insurable title to the Property before the Closing Date. </w:t>
            </w:r>
          </w:p>
          <w:p w14:paraId="00000059" w14:textId="77777777" w:rsidR="00673D9D" w:rsidRDefault="00000000">
            <w:pPr>
              <w:widowControl w:val="0"/>
              <w:numPr>
                <w:ilvl w:val="0"/>
                <w:numId w:val="1"/>
              </w:numPr>
              <w:tabs>
                <w:tab w:val="left" w:pos="5160"/>
                <w:tab w:val="left" w:pos="5877"/>
              </w:tabs>
              <w:spacing w:before="246"/>
              <w:jc w:val="both"/>
            </w:pPr>
            <w:r>
              <w:t>Seller will grant to Purchaser all easements and approvals (and all other applicable rights and documents, if any) under Seller’s direct or indirect control, as required for Purchaser’s development of the Property.</w:t>
            </w:r>
          </w:p>
          <w:p w14:paraId="0000005A" w14:textId="77777777" w:rsidR="00673D9D" w:rsidRDefault="00000000">
            <w:pPr>
              <w:widowControl w:val="0"/>
              <w:numPr>
                <w:ilvl w:val="0"/>
                <w:numId w:val="1"/>
              </w:numPr>
              <w:tabs>
                <w:tab w:val="left" w:pos="5160"/>
                <w:tab w:val="left" w:pos="5877"/>
              </w:tabs>
              <w:spacing w:before="246"/>
              <w:jc w:val="both"/>
            </w:pPr>
            <w:r>
              <w:t>The Property will be free from person, goods, or encumbrances of any kind, including third party rights.</w:t>
            </w:r>
          </w:p>
          <w:p w14:paraId="0000005B" w14:textId="77777777" w:rsidR="00673D9D" w:rsidRDefault="00000000">
            <w:pPr>
              <w:widowControl w:val="0"/>
              <w:numPr>
                <w:ilvl w:val="0"/>
                <w:numId w:val="1"/>
              </w:numPr>
              <w:tabs>
                <w:tab w:val="left" w:pos="5160"/>
                <w:tab w:val="left" w:pos="5877"/>
              </w:tabs>
              <w:spacing w:before="246"/>
              <w:jc w:val="both"/>
            </w:pPr>
            <w:r>
              <w:t>The Property will be free and clear of any environmental contamination or hazardous materials.</w:t>
            </w:r>
          </w:p>
          <w:p w14:paraId="0000005D" w14:textId="77777777" w:rsidR="00673D9D" w:rsidRDefault="00000000">
            <w:pPr>
              <w:widowControl w:val="0"/>
              <w:numPr>
                <w:ilvl w:val="0"/>
                <w:numId w:val="1"/>
              </w:numPr>
              <w:tabs>
                <w:tab w:val="left" w:pos="5877"/>
              </w:tabs>
              <w:spacing w:before="240" w:line="240" w:lineRule="auto"/>
              <w:jc w:val="both"/>
            </w:pPr>
            <w:r>
              <w:t>All representations and warranties of Seller in the Purchase Agreement will remain true and accurate.</w:t>
            </w:r>
          </w:p>
          <w:p w14:paraId="0000005E" w14:textId="06DA56DB" w:rsidR="00673D9D" w:rsidRDefault="00000000">
            <w:pPr>
              <w:widowControl w:val="0"/>
              <w:numPr>
                <w:ilvl w:val="0"/>
                <w:numId w:val="1"/>
              </w:numPr>
              <w:tabs>
                <w:tab w:val="left" w:pos="5877"/>
              </w:tabs>
              <w:spacing w:before="240" w:line="240" w:lineRule="auto"/>
              <w:jc w:val="both"/>
            </w:pPr>
            <w:sdt>
              <w:sdtPr>
                <w:tag w:val="goog_rdk_81"/>
                <w:id w:val="-834523954"/>
              </w:sdtPr>
              <w:sdtContent/>
            </w:sdt>
            <w:r>
              <w:t>Seller delivers written confirmation from the Utility that the Interconnection Agreement may be assigned to Purchaser or its designee for datacenter use, for the full Committed Utility Power. The Interconnection Agreement will be assigned to Purchaser at Closing.</w:t>
            </w:r>
          </w:p>
          <w:p w14:paraId="0000005F" w14:textId="0C27C875" w:rsidR="00673D9D" w:rsidRDefault="00285FFD">
            <w:pPr>
              <w:widowControl w:val="0"/>
              <w:numPr>
                <w:ilvl w:val="0"/>
                <w:numId w:val="1"/>
              </w:numPr>
              <w:tabs>
                <w:tab w:val="left" w:pos="5877"/>
              </w:tabs>
              <w:spacing w:before="240" w:line="240" w:lineRule="auto"/>
              <w:jc w:val="both"/>
            </w:pPr>
            <w:r>
              <w:lastRenderedPageBreak/>
              <w:t xml:space="preserve">Purchaser executes a binding ESA or equivalent agreement with the Utility confirming delivery of the full Committed Utility Power, with a Power Load Ramp consistent with this LOI, firm energization dates to the on-site substation, and security collateral and minimum capacity payments acceptable to Purchaser. </w:t>
            </w:r>
          </w:p>
          <w:p w14:paraId="00000060" w14:textId="5134396F" w:rsidR="00673D9D" w:rsidRDefault="00000000">
            <w:pPr>
              <w:widowControl w:val="0"/>
              <w:numPr>
                <w:ilvl w:val="0"/>
                <w:numId w:val="1"/>
              </w:numPr>
              <w:tabs>
                <w:tab w:val="left" w:pos="5877"/>
              </w:tabs>
              <w:spacing w:before="240" w:line="240" w:lineRule="auto"/>
              <w:jc w:val="both"/>
            </w:pPr>
            <w:r>
              <w:t>Purchaser and Seller has obtained all governmental and regulatory permits, agreements, approvals, consents, and entitlements necessary for a data center supporting the Committed Utility Power on the Property (collectively, the "</w:t>
            </w:r>
            <w:r>
              <w:rPr>
                <w:u w:val="single"/>
              </w:rPr>
              <w:t>Permits</w:t>
            </w:r>
            <w:r>
              <w:t xml:space="preserve">"). Such Permits may include, without limitation, zoning approvals, site plan approvals, building permits, environmental clearances, utility connections, and any special use or conditional use permits required for Purchaser’s development.  </w:t>
            </w:r>
          </w:p>
          <w:p w14:paraId="00000061" w14:textId="77777777" w:rsidR="00673D9D" w:rsidRDefault="00000000">
            <w:pPr>
              <w:widowControl w:val="0"/>
              <w:numPr>
                <w:ilvl w:val="0"/>
                <w:numId w:val="1"/>
              </w:numPr>
              <w:tabs>
                <w:tab w:val="left" w:pos="5877"/>
              </w:tabs>
              <w:spacing w:before="240" w:line="240" w:lineRule="auto"/>
              <w:jc w:val="both"/>
            </w:pPr>
            <w:r>
              <w:rPr>
                <w:highlight w:val="white"/>
              </w:rPr>
              <w:t>Seller agrees to abandon or terminate, or cause its owners, directors of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r>
              <w:tab/>
              <w:t xml:space="preserve"> </w:t>
            </w:r>
          </w:p>
          <w:p w14:paraId="00000062" w14:textId="77777777" w:rsidR="00673D9D" w:rsidRDefault="00000000">
            <w:pPr>
              <w:widowControl w:val="0"/>
              <w:tabs>
                <w:tab w:val="left" w:pos="5877"/>
              </w:tabs>
              <w:spacing w:before="240" w:line="240" w:lineRule="auto"/>
              <w:jc w:val="both"/>
            </w:pPr>
            <w:r>
              <w:t>If the Closing Conditions are not met by the Closing Date, Purchaser can: (i)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(i) terminate the Purchase Agreement, (ii) waive any unmet Closing Conditions and proceed to Closing. The foregoing remedies will not be exclusive but will be cumulative and in addition to all other remedies available.</w:t>
            </w:r>
          </w:p>
          <w:p w14:paraId="00000063" w14:textId="77777777" w:rsidR="00673D9D" w:rsidRDefault="00673D9D">
            <w:pPr>
              <w:widowControl w:val="0"/>
              <w:tabs>
                <w:tab w:val="left" w:pos="5877"/>
              </w:tabs>
              <w:spacing w:line="240" w:lineRule="auto"/>
              <w:jc w:val="both"/>
            </w:pPr>
          </w:p>
          <w:p w14:paraId="00000064" w14:textId="77777777" w:rsidR="00673D9D" w:rsidRDefault="00000000">
            <w:pPr>
              <w:widowControl w:val="0"/>
              <w:tabs>
                <w:tab w:val="left" w:pos="5877"/>
              </w:tabs>
              <w:spacing w:line="240" w:lineRule="auto"/>
              <w:jc w:val="both"/>
            </w:pPr>
            <w:r>
              <w:t>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p w14:paraId="00000065" w14:textId="77777777" w:rsidR="00673D9D" w:rsidRDefault="00673D9D">
            <w:pPr>
              <w:widowControl w:val="0"/>
              <w:tabs>
                <w:tab w:val="left" w:pos="5877"/>
              </w:tabs>
              <w:spacing w:line="240" w:lineRule="auto"/>
              <w:jc w:val="both"/>
            </w:pPr>
          </w:p>
        </w:tc>
      </w:tr>
      <w:tr w:rsidR="00673D9D" w14:paraId="6333A40E" w14:textId="77777777" w:rsidTr="00EC2EAA">
        <w:trPr>
          <w:trHeight w:val="565"/>
        </w:trPr>
        <w:tc>
          <w:tcPr>
            <w:tcW w:w="2970" w:type="dxa"/>
          </w:tcPr>
          <w:p w14:paraId="00000066" w14:textId="77777777" w:rsidR="00673D9D" w:rsidRDefault="00000000">
            <w:pPr>
              <w:widowControl w:val="0"/>
              <w:spacing w:line="240" w:lineRule="auto"/>
              <w:ind w:right="630"/>
              <w:jc w:val="both"/>
              <w:rPr>
                <w:b/>
                <w:bCs/>
              </w:rPr>
            </w:pPr>
            <w:r>
              <w:rPr>
                <w:b/>
                <w:bCs/>
              </w:rPr>
              <w:t>ENCUMBRANCES:</w:t>
            </w:r>
          </w:p>
          <w:p w14:paraId="00000067" w14:textId="77777777" w:rsidR="00673D9D" w:rsidRDefault="00673D9D">
            <w:pPr>
              <w:widowControl w:val="0"/>
              <w:spacing w:before="91" w:line="240" w:lineRule="auto"/>
              <w:ind w:right="1181"/>
              <w:jc w:val="both"/>
            </w:pPr>
          </w:p>
        </w:tc>
        <w:tc>
          <w:tcPr>
            <w:tcW w:w="6375" w:type="dxa"/>
          </w:tcPr>
          <w:p w14:paraId="00000068" w14:textId="77777777" w:rsidR="00673D9D" w:rsidRDefault="00000000">
            <w:pPr>
              <w:widowControl w:val="0"/>
              <w:spacing w:before="1" w:line="240" w:lineRule="auto"/>
              <w:jc w:val="both"/>
            </w:pPr>
            <w:r>
              <w:t xml:space="preserve">After execution of this LOI, Seller will not grant, record, join into, or consent to, any easements, rights-of-way, other encumbrances, or agreements affecting or over or through the </w:t>
              <w:lastRenderedPageBreak/>
              <w:t>Property or enter into any agreements, proffers, or other commitments which would affect the Property following Closing without obtaining the prior written consent of Purchaser, which consent may be withheld by Purchaser in its sole and absolute discretion.</w:t>
            </w:r>
          </w:p>
          <w:p w14:paraId="00000069" w14:textId="77777777" w:rsidR="00673D9D" w:rsidRDefault="00673D9D">
            <w:pPr>
              <w:widowControl w:val="0"/>
              <w:spacing w:before="91" w:line="242" w:lineRule="auto"/>
              <w:jc w:val="both"/>
            </w:pPr>
          </w:p>
        </w:tc>
      </w:tr>
      <w:tr w:rsidR="00673D9D" w14:paraId="4F29A44C" w14:textId="77777777" w:rsidTr="00EC2EAA">
        <w:trPr>
          <w:trHeight w:val="2475"/>
        </w:trPr>
        <w:tc>
          <w:tcPr>
            <w:tcW w:w="2970" w:type="dxa"/>
          </w:tcPr>
          <w:p w14:paraId="0000006A" w14:textId="77777777" w:rsidR="00673D9D" w:rsidRDefault="00000000">
            <w:pPr>
              <w:widowControl w:val="0"/>
              <w:spacing w:line="240" w:lineRule="auto"/>
              <w:ind w:right="1181"/>
              <w:jc w:val="both"/>
              <w:rPr>
                <w:b/>
                <w:bCs/>
              </w:rPr>
            </w:pPr>
            <w:r>
              <w:rPr>
                <w:b/>
                <w:bCs/>
              </w:rPr>
              <w:lastRenderedPageBreak/>
              <w:t>EXPENSES:</w:t>
            </w:r>
          </w:p>
          <w:p w14:paraId="0000006B" w14:textId="77777777" w:rsidR="00673D9D" w:rsidRDefault="00673D9D">
            <w:pPr>
              <w:widowControl w:val="0"/>
              <w:spacing w:line="240" w:lineRule="auto"/>
              <w:ind w:right="1181"/>
              <w:jc w:val="both"/>
            </w:pPr>
          </w:p>
        </w:tc>
        <w:tc>
          <w:tcPr>
            <w:tcW w:w="6375" w:type="dxa"/>
          </w:tcPr>
          <w:p w14:paraId="0000006C" w14:textId="77777777" w:rsidR="00673D9D" w:rsidRDefault="00000000">
            <w:pPr>
              <w:widowControl w:val="0"/>
              <w:spacing w:before="1" w:line="240" w:lineRule="auto"/>
              <w:jc w:val="both"/>
            </w:pPr>
            <w:r>
              <w:t>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rsidR="00673D9D" w14:paraId="0B90D114" w14:textId="77777777" w:rsidTr="00EC2EAA">
        <w:trPr>
          <w:trHeight w:val="565"/>
        </w:trPr>
        <w:tc>
          <w:tcPr>
            <w:tcW w:w="2970" w:type="dxa"/>
          </w:tcPr>
          <w:p w14:paraId="0000006D" w14:textId="697632F3" w:rsidR="00673D9D" w:rsidRDefault="00000000">
            <w:pPr>
              <w:widowControl w:val="0"/>
              <w:spacing w:line="240" w:lineRule="auto"/>
              <w:ind w:right="630"/>
              <w:jc w:val="both"/>
              <w:rPr>
                <w:b/>
                <w:bCs/>
              </w:rPr>
            </w:pPr>
            <w:r>
              <w:rPr>
                <w:b/>
                <w:bCs/>
              </w:rPr>
              <w:t>CONFIDENTIALITY:</w:t>
            </w:r>
          </w:p>
        </w:tc>
        <w:tc>
          <w:tcPr>
            <w:tcW w:w="6375" w:type="dxa"/>
          </w:tcPr>
          <w:p w14:paraId="0000006E" w14:textId="77777777" w:rsidR="00673D9D" w:rsidRDefault="00000000">
            <w:pPr>
              <w:widowControl w:val="0"/>
              <w:spacing w:before="1" w:line="240" w:lineRule="auto"/>
              <w:jc w:val="both"/>
            </w:pPr>
            <w:r>
              <w:t>The contents of this LOI and the Transaction will be governed by the NDA.</w:t>
            </w:r>
          </w:p>
        </w:tc>
      </w:tr>
    </w:tbl>
    <w:p w14:paraId="0000006F" w14:textId="77777777" w:rsidR="00673D9D" w:rsidRDefault="00673D9D">
      <w:pPr>
        <w:widowControl w:val="0"/>
        <w:spacing w:line="240" w:lineRule="auto"/>
      </w:pPr>
    </w:p>
    <w:p w14:paraId="00000070" w14:textId="77777777" w:rsidR="00673D9D" w:rsidRDefault="00000000">
      <w:pPr>
        <w:widowControl w:val="0"/>
        <w:spacing w:before="1" w:line="240" w:lineRule="auto"/>
        <w:jc w:val="both"/>
      </w:pPr>
      <w: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 </w:t>
      </w:r>
    </w:p>
    <w:p w14:paraId="00000071" w14:textId="77777777" w:rsidR="00673D9D" w:rsidRDefault="00673D9D">
      <w:pPr>
        <w:widowControl w:val="0"/>
        <w:spacing w:before="1" w:line="240" w:lineRule="auto"/>
        <w:jc w:val="both"/>
      </w:pPr>
    </w:p>
    <w:p w14:paraId="00000072" w14:textId="77777777" w:rsidR="00673D9D" w:rsidRDefault="00000000">
      <w:pPr>
        <w:widowControl w:val="0"/>
        <w:spacing w:before="1" w:line="240" w:lineRule="auto"/>
        <w:jc w:val="both"/>
      </w:pPr>
      <w:r>
        <w:t xml:space="preserve">This Letter will be governed by the laws of the state of New York (USA), without regard to conflicts of laws principles. The parties will refer any dispute or claim arising under this Letter for resolution by courts in New York, New York. </w:t>
      </w:r>
    </w:p>
    <w:p w14:paraId="00000073" w14:textId="77777777" w:rsidR="00673D9D" w:rsidRDefault="00673D9D">
      <w:pPr>
        <w:widowControl w:val="0"/>
        <w:spacing w:before="1" w:line="240" w:lineRule="auto"/>
        <w:jc w:val="both"/>
      </w:pPr>
    </w:p>
    <w:p w14:paraId="00000074" w14:textId="77777777" w:rsidR="00673D9D" w:rsidRDefault="00000000">
      <w:pPr>
        <w:widowControl w:val="0"/>
        <w:spacing w:before="1" w:line="240" w:lineRule="auto"/>
        <w:jc w:val="both"/>
      </w:pPr>
      <w:r>
        <w:t>This LOI is only effective if signed by both parties on or before 5:00 pm Eastern Standard Time, ten (10) business days from the date of this LOI (“</w:t>
      </w:r>
      <w:r>
        <w:rPr>
          <w:u w:val="single"/>
        </w:rPr>
        <w:t>Execution Deadline</w:t>
      </w:r>
      <w:r>
        <w:t>”). If this LOI is not executed by both Seller and Purchaser by the Execution Deadline, this LOI terminates automatically.</w:t>
      </w:r>
    </w:p>
    <w:p w14:paraId="00000077" w14:textId="77777777" w:rsidR="00673D9D" w:rsidRDefault="00673D9D">
      <w:pPr>
        <w:widowControl w:val="0"/>
        <w:spacing w:line="240" w:lineRule="auto"/>
      </w:pPr>
    </w:p>
    <w:p w14:paraId="00000078" w14:textId="77777777" w:rsidR="00673D9D" w:rsidRDefault="00673D9D">
      <w:pPr>
        <w:widowControl w:val="0"/>
        <w:spacing w:line="240" w:lineRule="auto"/>
      </w:pPr>
    </w:p>
    <w:p w14:paraId="00000079" w14:textId="77777777" w:rsidR="00673D9D" w:rsidRDefault="00673D9D">
      <w:pPr>
        <w:widowControl w:val="0"/>
        <w:spacing w:line="240" w:lineRule="auto"/>
      </w:pPr>
    </w:p>
    <w:p w14:paraId="0000007A" w14:textId="77777777" w:rsidR="00673D9D" w:rsidRDefault="00673D9D">
      <w:pPr>
        <w:widowControl w:val="0"/>
        <w:spacing w:line="240" w:lineRule="auto"/>
      </w:pPr>
    </w:p>
    <w:p w14:paraId="0000007B" w14:textId="77777777" w:rsidR="00673D9D" w:rsidRDefault="00000000">
      <w:pPr>
        <w:widowControl w:val="0"/>
        <w:spacing w:line="240" w:lineRule="auto"/>
      </w:pPr>
      <w:r>
        <w:t>Acknowledged and agreed</w:t>
      </w:r>
    </w:p>
    <w:p w14:paraId="0000007C" w14:textId="77777777" w:rsidR="00673D9D" w:rsidRDefault="00673D9D">
      <w:pPr>
        <w:widowControl w:val="0"/>
        <w:spacing w:line="240" w:lineRule="auto"/>
      </w:pPr>
    </w:p>
    <w:p w14:paraId="0000007D" w14:textId="77777777" w:rsidR="00673D9D" w:rsidRDefault="00000000">
      <w:pPr>
        <w:widowControl w:val="0"/>
        <w:spacing w:line="240" w:lineRule="auto"/>
        <w:jc w:val="both"/>
        <w:rPr>
          <w:b/>
          <w:bCs/>
          <w:highlight w:val="white"/>
        </w:rPr>
      </w:pPr>
      <w:r>
        <w:rPr>
          <w:b/>
          <w:bCs/>
        </w:rPr>
        <w:t xml:space="preserve">PURCHASER: </w:t>
      </w:r>
      <w:r>
        <w:rPr>
          <w:b/>
          <w:bCs/>
          <w:highlight w:val="yellow"/>
        </w:rPr>
        <w:t>________________</w:t>
      </w:r>
      <w:r>
        <w:rPr>
          <w:b/>
          <w:bCs/>
        </w:rPr>
        <w:tab/>
        <w:tab/>
        <w:tab/>
      </w:r>
      <w:r>
        <w:rPr>
          <w:b/>
          <w:bCs/>
          <w:highlight w:val="white"/>
        </w:rPr>
        <w:t xml:space="preserve">SELLER:  </w:t>
      </w:r>
      <w:r>
        <w:rPr>
          <w:b/>
          <w:bCs/>
          <w:highlight w:val="yellow"/>
        </w:rPr>
        <w:t>_________________</w:t>
      </w:r>
    </w:p>
    <w:p w14:paraId="0000007E" w14:textId="77777777" w:rsidR="00673D9D" w:rsidRDefault="00000000">
      <w:pPr>
        <w:widowControl w:val="0"/>
        <w:spacing w:line="240" w:lineRule="auto"/>
        <w:jc w:val="both"/>
        <w:rPr>
          <w:b/>
          <w:bCs/>
          <w:highlight w:val="white"/>
        </w:rPr>
      </w:pPr>
      <w:r>
        <w:rPr>
          <w:b/>
          <w:bCs/>
          <w:highlight w:val="white"/>
        </w:rPr>
        <w:tab/>
        <w:tab/>
        <w:tab/>
        <w:tab/>
        <w:tab/>
      </w:r>
    </w:p>
    <w:p w14:paraId="0000007F" w14:textId="77777777" w:rsidR="00673D9D" w:rsidRDefault="00673D9D">
      <w:pPr>
        <w:widowControl w:val="0"/>
        <w:spacing w:line="240" w:lineRule="auto"/>
        <w:jc w:val="both"/>
        <w:rPr>
          <w:highlight w:val="white"/>
        </w:rPr>
      </w:pPr>
    </w:p>
    <w:p w14:paraId="00000080" w14:textId="77777777" w:rsidR="00673D9D" w:rsidRDefault="00000000">
      <w:pPr>
        <w:widowControl w:val="0"/>
        <w:spacing w:line="240" w:lineRule="auto"/>
        <w:rPr>
          <w:color w:val="00000A"/>
          <w:sz w:val="20"/>
          <w:szCs w:val="20"/>
        </w:rPr>
      </w:pPr>
      <w:r>
        <w:t>By: ______________________</w:t>
        <w:tab/>
        <w:tab/>
        <w:tab/>
        <w:t>By: ______________________</w:t>
        <w:tab/>
      </w:r>
    </w:p>
    <w:p w14:paraId="00000081" w14:textId="77777777" w:rsidR="00673D9D" w:rsidRDefault="00673D9D">
      <w:pPr>
        <w:widowControl w:val="0"/>
        <w:spacing w:line="240" w:lineRule="auto"/>
      </w:pPr>
    </w:p>
    <w:p w14:paraId="00000082" w14:textId="77777777" w:rsidR="00673D9D" w:rsidRDefault="00673D9D">
      <w:pPr>
        <w:widowControl w:val="0"/>
        <w:spacing w:line="240" w:lineRule="auto"/>
      </w:pPr>
    </w:p>
    <w:p w14:paraId="00000083" w14:textId="77777777" w:rsidR="00673D9D" w:rsidRDefault="00000000">
      <w:pPr>
        <w:widowControl w:val="0"/>
        <w:spacing w:line="240" w:lineRule="auto"/>
      </w:pPr>
      <w:r>
        <w:t>Name: ___________________</w:t>
        <w:tab/>
        <w:tab/>
        <w:tab/>
        <w:t>Name: ___________________</w:t>
      </w:r>
    </w:p>
    <w:p w14:paraId="00000084" w14:textId="77777777" w:rsidR="00673D9D" w:rsidRDefault="00000000">
      <w:pPr>
        <w:widowControl w:val="0"/>
        <w:spacing w:line="240" w:lineRule="auto"/>
        <w:rPr>
          <w:color w:val="00000A"/>
          <w:sz w:val="20"/>
          <w:szCs w:val="20"/>
        </w:rPr>
      </w:pPr>
      <w:bookmarkStart w:id="1" w:name="_heading=h.gp4sj41zuiyc" w:colFirst="0" w:colLast="0"/>
      <w:bookmarkEnd w:id="1"/>
      <w:r>
        <w:t>Title: ____________________</w:t>
        <w:tab/>
        <w:tab/>
        <w:tab/>
        <w:t>Title: ____________________</w:t>
        <w:tab/>
      </w:r>
    </w:p>
    <w:p w14:paraId="00000091" w14:textId="1BD8CC61" w:rsidR="00673D9D" w:rsidRDefault="00000000" w:rsidP="00EC2EAA">
      <w:pPr>
        <w:widowControl w:val="0"/>
        <w:spacing w:after="115" w:line="240" w:lineRule="auto"/>
        <w:jc w:val="both"/>
      </w:pPr>
      <w:bookmarkStart w:id="2" w:name="_heading=h.8th06rq794xb" w:colFirst="0" w:colLast="0"/>
      <w:bookmarkEnd w:id="2"/>
      <w:r>
        <w:rPr>
          <w:highlight w:val="white"/>
        </w:rPr>
        <w:t>Date: ____________________</w:t>
        <w:tab/>
        <w:tab/>
        <w:tab/>
        <w:t>Date: ____________________</w:t>
      </w:r>
    </w:p>
    <w:p w14:paraId="1C2A65A4" w14:textId="77777777" w:rsidR="00EC2EAA" w:rsidRDefault="00EC2EAA">
      <w:pPr>
        <w:widowControl w:val="0"/>
        <w:spacing w:after="115" w:line="240" w:lineRule="auto"/>
        <w:jc w:val="center"/>
        <w:rPr>
          <w:b/>
          <w:bCs/>
          <w:u w:val="single"/>
        </w:rPr>
        <w:sectPr w:rsidR="00EC2EA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pPr>
    </w:p>
    <w:p w14:paraId="00000092" w14:textId="77777777" w:rsidR="00673D9D" w:rsidRDefault="00000000">
      <w:pPr>
        <w:widowControl w:val="0"/>
        <w:spacing w:after="115" w:line="240" w:lineRule="auto"/>
        <w:jc w:val="center"/>
        <w:rPr>
          <w:b/>
          <w:bCs/>
          <w:u w:val="single"/>
        </w:rPr>
      </w:pPr>
      <w:r>
        <w:rPr>
          <w:b/>
          <w:bCs/>
          <w:u w:val="single"/>
        </w:rPr>
        <w:lastRenderedPageBreak/>
        <w:t>Exhibit A</w:t>
      </w:r>
    </w:p>
    <w:p w14:paraId="00000093" w14:textId="77777777" w:rsidR="00673D9D" w:rsidRDefault="00000000">
      <w:pPr>
        <w:widowControl w:val="0"/>
        <w:spacing w:after="115" w:line="240" w:lineRule="auto"/>
        <w:jc w:val="center"/>
        <w:rPr>
          <w:b/>
          <w:bCs/>
        </w:rPr>
      </w:pPr>
      <w:r>
        <w:rPr>
          <w:b/>
          <w:bCs/>
        </w:rPr>
        <w:t>Description of Land</w:t>
      </w:r>
    </w:p>
    <w:p w14:paraId="00000094" w14:textId="77777777" w:rsidR="00673D9D" w:rsidRDefault="00673D9D">
      <w:pPr>
        <w:widowControl w:val="0"/>
        <w:spacing w:after="115" w:line="240" w:lineRule="auto"/>
        <w:jc w:val="center"/>
        <w:rPr>
          <w:b/>
          <w:bCs/>
        </w:rPr>
      </w:pPr>
    </w:p>
    <w:p w14:paraId="00000095" w14:textId="77777777" w:rsidR="00673D9D" w:rsidRDefault="00000000">
      <w:pPr>
        <w:widowControl w:val="0"/>
        <w:spacing w:after="115" w:line="240" w:lineRule="auto"/>
        <w:jc w:val="center"/>
      </w:pPr>
      <w:r>
        <w:t>[</w:t>
      </w:r>
      <w:r>
        <w:rPr>
          <w:highlight w:val="yellow"/>
        </w:rPr>
        <w:t>Attach description of land and any applicable maps or images</w:t>
      </w:r>
      <w:r>
        <w:t>]</w:t>
      </w:r>
    </w:p>
    <w:p>
      <w:pPr>
        <w:pageBreakBefore/>
        <w:spacing w:after="115" w:line="240" w:lineRule="auto"/>
        <w:jc w:val="center"/>
        <w:rPr>
          <w:ins w:id="9100" w:author="Fluidstack" w:date="2026-06-17T00:00:00Z"/>
          <w:b/>
          <w:bCs/>
          <w:u w:val="single"/>
        </w:rPr>
      </w:pPr>
      <w:ins w:id="9101" w:author="Fluidstack" w:date="2026-06-17T00:00:00Z">
        <w:r>
          <w:rPr>
            <w:b/>
            <w:bCs/>
            <w:u w:val="single"/>
          </w:rPr>
          <w:t>Exhibit B</w:t>
        </w:r>
      </w:ins>
    </w:p>
    <w:p>
      <w:pPr>
        <w:spacing w:after="115" w:line="240" w:lineRule="auto"/>
        <w:jc w:val="center"/>
        <w:rPr>
          <w:ins w:id="9102" w:author="Fluidstack" w:date="2026-06-17T00:00:00Z"/>
          <w:b/>
          <w:bCs/>
        </w:rPr>
      </w:pPr>
      <w:ins w:id="9103" w:author="Fluidstack" w:date="2026-06-17T00:00:00Z">
        <w:r>
          <w:rPr>
            <w:b/>
            <w:bCs/>
          </w:rPr>
          <w:t>Payment Schedule</w:t>
        </w:r>
      </w:ins>
    </w:p>
    <w:p>
      <w:pPr>
        <w:spacing w:after="115" w:line="240" w:lineRule="auto"/>
        <w:jc w:val="both"/>
        <w:rPr>
          <w:ins w:id="9104" w:author="Fluidstack" w:date="2026-06-17T00:00:00Z"/>
        </w:rPr>
      </w:pPr>
      <w:ins w:id="9105" w:author="Fluidstack" w:date="2026-06-17T00:00:00Z">
        <w:r>
          <w:t xml:space="preserve">All amounts below are indicative and subject to confirmation of Seller’s documented land cost, the final Excluded Land acreage, and the mutually agreed Buildable Acreage. Figures assume ~787 gross acres; ~</w:t>
        </w:r>
        <w:r>
          <w:rPr>
            <w:highlight w:val="yellow"/>
          </w:rPr>
          <w:t>[60]</w:t>
        </w:r>
        <w:r>
          <w:t xml:space="preserve"> acres of Excluded Land (~727 net acres); a land cost basis of ~$</w:t>
        </w:r>
        <w:r>
          <w:rPr>
            <w:highlight w:val="yellow"/>
          </w:rPr>
          <w:t>[150,000]</w:t>
        </w:r>
        <w:r>
          <w:t xml:space="preserve">/acre (Cost + 15% ≈ $172,500/acre); and a value of $400,000/acre for Buildable Acreage.</w:t>
        </w:r>
      </w:ins>
    </w:p>
    <w:tbl>
      <w:tblPr>
        <w:tblW w:w="1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000"/>
        <w:gridCol w:w="4800"/>
        <w:gridCol w:w="2200"/>
      </w:tblGrid>
      <w:tr>
        <w:trPr>
          <w:ins w:id="9110" w:author="Fluidstack" w:date="2026-06-17T00:00:00Z"/>
        </w:trPr>
        <w:tc>
          <w:tcPr>
            <w:tcW w:w="2000" w:type="dxa"/>
            <w:shd w:val="clear" w:color="auto" w:fill="D9E2F3"/>
          </w:tcPr>
          <w:p>
            <w:pPr>
              <w:rPr>
                <w:ins w:id="9111" w:author="Fluidstack" w:date="2026-06-17T00:00:00Z"/>
                <w:b/>
                <w:bCs/>
              </w:rPr>
            </w:pPr>
            <w:ins w:id="9112" w:author="Fluidstack" w:date="2026-06-17T00:00:00Z">
              <w:r>
                <w:rPr>
                  <w:b/>
                  <w:bCs/>
                </w:rPr>
                <w:t>Stage</w:t>
              </w:r>
            </w:ins>
          </w:p>
        </w:tc>
        <w:tc>
          <w:tcPr>
            <w:tcW w:w="4000" w:type="dxa"/>
            <w:shd w:val="clear" w:color="auto" w:fill="D9E2F3"/>
          </w:tcPr>
          <w:p>
            <w:pPr>
              <w:rPr>
                <w:ins w:id="9113" w:author="Fluidstack" w:date="2026-06-17T00:00:00Z"/>
                <w:b/>
                <w:bCs/>
              </w:rPr>
            </w:pPr>
            <w:ins w:id="9114" w:author="Fluidstack" w:date="2026-06-17T00:00:00Z">
              <w:r>
                <w:rPr>
                  <w:b/>
                  <w:bCs/>
                </w:rPr>
                <w:t>Trigger</w:t>
              </w:r>
            </w:ins>
          </w:p>
        </w:tc>
        <w:tc>
          <w:tcPr>
            <w:tcW w:w="4800" w:type="dxa"/>
            <w:shd w:val="clear" w:color="auto" w:fill="D9E2F3"/>
          </w:tcPr>
          <w:p>
            <w:pPr>
              <w:rPr>
                <w:ins w:id="9115" w:author="Fluidstack" w:date="2026-06-17T00:00:00Z"/>
                <w:b/>
                <w:bCs/>
              </w:rPr>
            </w:pPr>
            <w:ins w:id="9116" w:author="Fluidstack" w:date="2026-06-17T00:00:00Z">
              <w:r>
                <w:rPr>
                  <w:b/>
                  <w:bCs/>
                </w:rPr>
                <w:t>Basis of Calculation</w:t>
              </w:r>
            </w:ins>
          </w:p>
        </w:tc>
        <w:tc>
          <w:tcPr>
            <w:tcW w:w="2200" w:type="dxa"/>
            <w:shd w:val="clear" w:color="auto" w:fill="D9E2F3"/>
          </w:tcPr>
          <w:p>
            <w:pPr>
              <w:jc w:val="right"/>
              <w:rPr>
                <w:ins w:id="9117" w:author="Fluidstack" w:date="2026-06-17T00:00:00Z"/>
                <w:b/>
                <w:bCs/>
              </w:rPr>
            </w:pPr>
            <w:ins w:id="9118" w:author="Fluidstack" w:date="2026-06-17T00:00:00Z">
              <w:r>
                <w:rPr>
                  <w:b/>
                  <w:bCs/>
                </w:rPr>
                <w:t>Indicative Amount</w:t>
              </w:r>
            </w:ins>
          </w:p>
        </w:tc>
      </w:tr>
      <w:tr>
        <w:trPr>
          <w:ins w:id="9120" w:author="Fluidstack" w:date="2026-06-17T00:00:00Z"/>
        </w:trPr>
        <w:tc>
          <w:tcPr>
            <w:tcW w:w="2000" w:type="dxa"/>
          </w:tcPr>
          <w:p>
            <w:pPr>
              <w:rPr>
                <w:ins w:id="9121" w:author="Fluidstack" w:date="2026-06-17T00:00:00Z"/>
                <w:b/>
                <w:bCs/>
              </w:rPr>
            </w:pPr>
            <w:ins w:id="9122" w:author="Fluidstack" w:date="2026-06-17T00:00:00Z">
              <w:r>
                <w:rPr>
                  <w:b/>
                  <w:bCs/>
                </w:rPr>
                <w:t>Day 1 – PSA Close</w:t>
              </w:r>
            </w:ins>
          </w:p>
        </w:tc>
        <w:tc>
          <w:tcPr>
            <w:tcW w:w="4000" w:type="dxa"/>
          </w:tcPr>
          <w:p>
            <w:pPr>
              <w:rPr>
                <w:ins w:id="9123" w:author="Fluidstack" w:date="2026-06-17T00:00:00Z"/>
              </w:rPr>
            </w:pPr>
            <w:ins w:id="9124" w:author="Fluidstack" w:date="2026-06-17T00:00:00Z">
              <w:r>
                <w:t>Execution and closing of the Purchase Agreement</w:t>
              </w:r>
            </w:ins>
          </w:p>
        </w:tc>
        <w:tc>
          <w:tcPr>
            <w:tcW w:w="4800" w:type="dxa"/>
          </w:tcPr>
          <w:p>
            <w:pPr>
              <w:rPr>
                <w:ins w:id="9125" w:author="Fluidstack" w:date="2026-06-17T00:00:00Z"/>
              </w:rPr>
            </w:pPr>
            <w:ins w:id="9126" w:author="Fluidstack" w:date="2026-06-17T00:00:00Z">
              <w:r>
                <w:t xml:space="preserve">Cost + 15% per acre on ~727 net acres, plus the $400,000/acre top-up on the ~</w:t>
              </w:r>
              <w:r>
                <w:rPr>
                  <w:highlight w:val="yellow"/>
                </w:rPr>
                <w:t>[30]</w:t>
              </w:r>
              <w:r>
                <w:t xml:space="preserve"> modular-powered data-center acres</w:t>
              </w:r>
            </w:ins>
          </w:p>
        </w:tc>
        <w:tc>
          <w:tcPr>
            <w:tcW w:w="2200" w:type="dxa"/>
          </w:tcPr>
          <w:p>
            <w:pPr>
              <w:jc w:val="right"/>
              <w:rPr>
                <w:ins w:id="9127" w:author="Fluidstack" w:date="2026-06-17T00:00:00Z"/>
              </w:rPr>
            </w:pPr>
            <w:ins w:id="9128" w:author="Fluidstack" w:date="2026-06-17T00:00:00Z">
              <w:r>
                <w:t>~$132MM</w:t>
              </w:r>
            </w:ins>
          </w:p>
        </w:tc>
      </w:tr>
      <w:tr>
        <w:trPr>
          <w:ins w:id="9130" w:author="Fluidstack" w:date="2026-06-17T00:00:00Z"/>
        </w:trPr>
        <w:tc>
          <w:tcPr>
            <w:tcW w:w="2000" w:type="dxa"/>
          </w:tcPr>
          <w:p>
            <w:pPr>
              <w:rPr>
                <w:ins w:id="9131" w:author="Fluidstack" w:date="2026-06-17T00:00:00Z"/>
                <w:b/>
                <w:bCs/>
              </w:rPr>
            </w:pPr>
            <w:ins w:id="9132" w:author="Fluidstack" w:date="2026-06-17T00:00:00Z">
              <w:r>
                <w:rPr>
                  <w:b/>
                  <w:bCs/>
                </w:rPr>
                <w:t>Day N – Power CPs</w:t>
              </w:r>
            </w:ins>
          </w:p>
        </w:tc>
        <w:tc>
          <w:tcPr>
            <w:tcW w:w="4000" w:type="dxa"/>
          </w:tcPr>
          <w:p>
            <w:pPr>
              <w:rPr>
                <w:ins w:id="9133" w:author="Fluidstack" w:date="2026-06-17T00:00:00Z"/>
              </w:rPr>
            </w:pPr>
            <w:ins w:id="9134" w:author="Fluidstack" w:date="2026-06-17T00:00:00Z">
              <w:r>
                <w:t>PUN energization, including load approval</w:t>
              </w:r>
            </w:ins>
          </w:p>
        </w:tc>
        <w:tc>
          <w:tcPr>
            <w:tcW w:w="4800" w:type="dxa"/>
          </w:tcPr>
          <w:p>
            <w:pPr>
              <w:rPr>
                <w:ins w:id="9135" w:author="Fluidstack" w:date="2026-06-17T00:00:00Z"/>
              </w:rPr>
            </w:pPr>
            <w:ins w:id="9136" w:author="Fluidstack" w:date="2026-06-17T00:00:00Z">
              <w:r>
                <w:t xml:space="preserve">$400,000/acre top-up on the remaining Buildable Acreage (~</w:t>
              </w:r>
              <w:r>
                <w:rPr>
                  <w:highlight w:val="yellow"/>
                </w:rPr>
                <w:t>[80–90%]</w:t>
              </w:r>
              <w:r>
                <w:t xml:space="preserve"> of ~727 net acres)</w:t>
              </w:r>
            </w:ins>
          </w:p>
        </w:tc>
        <w:tc>
          <w:tcPr>
            <w:tcW w:w="2200" w:type="dxa"/>
          </w:tcPr>
          <w:p>
            <w:pPr>
              <w:jc w:val="right"/>
              <w:rPr>
                <w:ins w:id="9137" w:author="Fluidstack" w:date="2026-06-17T00:00:00Z"/>
              </w:rPr>
            </w:pPr>
            <w:ins w:id="9138" w:author="Fluidstack" w:date="2026-06-17T00:00:00Z">
              <w:r>
                <w:t>~$132MM – $149MM</w:t>
              </w:r>
            </w:ins>
          </w:p>
        </w:tc>
      </w:tr>
      <w:tr>
        <w:trPr>
          <w:ins w:id="9140" w:author="Fluidstack" w:date="2026-06-17T00:00:00Z"/>
        </w:trPr>
        <w:tc>
          <w:tcPr>
            <w:tcW w:w="2000" w:type="dxa"/>
            <w:shd w:val="clear" w:color="auto" w:fill="EFEFEF"/>
          </w:tcPr>
          <w:p>
            <w:pPr>
              <w:rPr>
                <w:ins w:id="9141" w:author="Fluidstack" w:date="2026-06-17T00:00:00Z"/>
                <w:b/>
                <w:bCs/>
              </w:rPr>
            </w:pPr>
            <w:ins w:id="9142" w:author="Fluidstack" w:date="2026-06-17T00:00:00Z">
              <w:r>
                <w:rPr>
                  <w:b/>
                  <w:bCs/>
                </w:rPr>
                <w:t>Total</w:t>
              </w:r>
            </w:ins>
          </w:p>
        </w:tc>
        <w:tc>
          <w:tcPr>
            <w:tcW w:w="4000" w:type="dxa"/>
            <w:shd w:val="clear" w:color="auto" w:fill="EFEFEF"/>
          </w:tcPr>
          <w:p>
            <w:pPr>
              <w:rPr>
                <w:ins w:id="9143" w:author="Fluidstack" w:date="2026-06-17T00:00:00Z"/>
              </w:rPr>
            </w:pPr>
          </w:p>
        </w:tc>
        <w:tc>
          <w:tcPr>
            <w:tcW w:w="4800" w:type="dxa"/>
            <w:shd w:val="clear" w:color="auto" w:fill="EFEFEF"/>
          </w:tcPr>
          <w:p>
            <w:pPr>
              <w:rPr>
                <w:ins w:id="9145" w:author="Fluidstack" w:date="2026-06-17T00:00:00Z"/>
              </w:rPr>
            </w:pPr>
          </w:p>
        </w:tc>
        <w:tc>
          <w:tcPr>
            <w:tcW w:w="2200" w:type="dxa"/>
            <w:shd w:val="clear" w:color="auto" w:fill="EFEFEF"/>
          </w:tcPr>
          <w:p>
            <w:pPr>
              <w:jc w:val="right"/>
              <w:rPr>
                <w:ins w:id="9147" w:author="Fluidstack" w:date="2026-06-17T00:00:00Z"/>
                <w:b/>
                <w:bCs/>
              </w:rPr>
            </w:pPr>
            <w:ins w:id="9148" w:author="Fluidstack" w:date="2026-06-17T00:00:00Z">
              <w:r>
                <w:rPr>
                  <w:b/>
                  <w:bCs/>
                </w:rPr>
                <w:t>~$264MM – $281MM</w:t>
              </w:r>
            </w:ins>
          </w:p>
        </w:tc>
      </w:tr>
    </w:tbl>
    <w:p>
      <w:pPr>
        <w:spacing w:before="115" w:after="115" w:line="240" w:lineRule="auto"/>
        <w:jc w:val="both"/>
        <w:rPr>
          <w:ins w:id="9150" w:author="Fluidstack" w:date="2026-06-17T00:00:00Z"/>
          <w:i/>
          <w:iCs/>
          <w:sz w:val="20"/>
        </w:rPr>
      </w:pPr>
      <w:ins w:id="9151" w:author="Fluidstack" w:date="2026-06-17T00:00:00Z">
        <w:r>
          <w:rPr>
            <w:i/>
            <w:iCs/>
            <w:sz w:val="20"/>
          </w:rPr>
          <w:t>Day N and Total scale with the final Buildable Acreage: at 80% buildable, Day N ≈ $132MM (Total ≈ $264MM); at 90% buildable, Day N ≈ $149MM (Total ≈ $281MM). All figures are rounded and exclude transaction costs.</w:t>
        </w:r>
      </w:ins>
    </w:p>
    <w:p>
      <w:pPr>
        <w:pageBreakBefore/>
        <w:spacing w:after="115" w:line="240" w:lineRule="auto"/>
        <w:jc w:val="center"/>
        <w:rPr>
          <w:ins w:id="9200" w:author="Fluidstack" w:date="2026-06-17T00:00:00Z"/>
          <w:b/>
          <w:bCs/>
          <w:u w:val="single"/>
        </w:rPr>
      </w:pPr>
      <w:ins w:id="9201" w:author="Fluidstack" w:date="2026-06-17T00:00:00Z">
        <w:r>
          <w:rPr>
            <w:b/>
            <w:bCs/>
            <w:u w:val="single"/>
          </w:rPr>
          <w:t>Exhibit C</w:t>
        </w:r>
      </w:ins>
    </w:p>
    <w:p>
      <w:pPr>
        <w:spacing w:after="115" w:line="240" w:lineRule="auto"/>
        <w:jc w:val="center"/>
        <w:rPr>
          <w:ins w:id="9202" w:author="Fluidstack" w:date="2026-06-17T00:00:00Z"/>
          <w:b/>
          <w:bCs/>
        </w:rPr>
      </w:pPr>
      <w:ins w:id="9203" w:author="Fluidstack" w:date="2026-06-17T00:00:00Z">
        <w:r>
          <w:rPr>
            <w:b/>
            <w:bCs/>
          </w:rPr>
          <w:t>Indicative PPA Pricing</w:t>
        </w:r>
      </w:ins>
    </w:p>
    <w:p>
      <w:pPr>
        <w:spacing w:after="115" w:line="240" w:lineRule="auto"/>
        <w:jc w:val="both"/>
        <w:rPr>
          <w:ins w:id="9204" w:author="Fluidstack" w:date="2026-06-17T00:00:00Z"/>
        </w:rPr>
      </w:pPr>
      <w:ins w:id="9205" w:author="Fluidstack" w:date="2026-06-17T00:00:00Z">
        <w:r>
          <w:t xml:space="preserve">Power is supplied behind-the-meter under three power purchase agreements, each structured as capacity payment + FOM + VOM + Fuel. The Modular and Temple I/II PPAs will be grouped (execution of the Modular PPA is conditioned on execution of the Temple I/II PPA). All pricing below is indicative and remains subject to negotiation.</w:t>
        </w:r>
      </w:ins>
    </w:p>
    <w:tbl>
      <w:tblPr>
        <w:tblW w:w="1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400"/>
        <w:gridCol w:w="3300"/>
        <w:gridCol w:w="3300"/>
      </w:tblGrid>
      <w:tr>
        <w:trPr>
          <w:ins w:id="9210" w:author="Fluidstack" w:date="2026-06-17T00:00:00Z"/>
        </w:trPr>
        <w:tc>
          <w:tcPr>
            <w:tcW w:w="3000" w:type="dxa"/>
            <w:shd w:val="clear" w:color="auto" w:fill="D9E2F3"/>
          </w:tcPr>
          <w:p>
            <w:pPr>
              <w:rPr>
                <w:ins w:id="9211" w:author="Fluidstack" w:date="2026-06-17T00:00:00Z"/>
                <w:b/>
                <w:bCs/>
              </w:rPr>
            </w:pPr>
            <w:ins w:id="9212" w:author="Fluidstack" w:date="2026-06-17T00:00:00Z">
              <w:r>
                <w:rPr>
                  <w:b/>
                  <w:bCs/>
                </w:rPr>
                <w:t>PPA</w:t>
              </w:r>
            </w:ins>
          </w:p>
        </w:tc>
        <w:tc>
          <w:tcPr>
            <w:tcW w:w="3400" w:type="dxa"/>
            <w:shd w:val="clear" w:color="auto" w:fill="D9E2F3"/>
          </w:tcPr>
          <w:p>
            <w:pPr>
              <w:rPr>
                <w:ins w:id="9213" w:author="Fluidstack" w:date="2026-06-17T00:00:00Z"/>
                <w:b/>
                <w:bCs/>
              </w:rPr>
            </w:pPr>
            <w:ins w:id="9214" w:author="Fluidstack" w:date="2026-06-17T00:00:00Z">
              <w:r>
                <w:rPr>
                  <w:b/>
                  <w:bCs/>
                </w:rPr>
                <w:t>Capacity</w:t>
              </w:r>
            </w:ins>
          </w:p>
        </w:tc>
        <w:tc>
          <w:tcPr>
            <w:tcW w:w="3300" w:type="dxa"/>
            <w:shd w:val="clear" w:color="auto" w:fill="D9E2F3"/>
          </w:tcPr>
          <w:p>
            <w:pPr>
              <w:jc w:val="right"/>
              <w:rPr>
                <w:ins w:id="9215" w:author="Fluidstack" w:date="2026-06-17T00:00:00Z"/>
                <w:b/>
                <w:bCs/>
              </w:rPr>
            </w:pPr>
            <w:ins w:id="9216" w:author="Fluidstack" w:date="2026-06-17T00:00:00Z">
              <w:r>
                <w:rPr>
                  <w:b/>
                  <w:bCs/>
                </w:rPr>
                <w:t>$/MWh (excl. fuel)</w:t>
              </w:r>
            </w:ins>
          </w:p>
        </w:tc>
        <w:tc>
          <w:tcPr>
            <w:tcW w:w="3300" w:type="dxa"/>
            <w:shd w:val="clear" w:color="auto" w:fill="D9E2F3"/>
          </w:tcPr>
          <w:p>
            <w:pPr>
              <w:jc w:val="right"/>
              <w:rPr>
                <w:ins w:id="9217" w:author="Fluidstack" w:date="2026-06-17T00:00:00Z"/>
                <w:b/>
                <w:bCs/>
              </w:rPr>
            </w:pPr>
            <w:ins w:id="9218" w:author="Fluidstack" w:date="2026-06-17T00:00:00Z">
              <w:r>
                <w:rPr>
                  <w:b/>
                  <w:bCs/>
                </w:rPr>
                <w:t>$/MWh (incl. fuel)</w:t>
              </w:r>
            </w:ins>
          </w:p>
        </w:tc>
      </w:tr>
      <w:tr>
        <w:trPr>
          <w:ins w:id="9220" w:author="Fluidstack" w:date="2026-06-17T00:00:00Z"/>
        </w:trPr>
        <w:tc>
          <w:tcPr>
            <w:tcW w:w="3000" w:type="dxa"/>
          </w:tcPr>
          <w:p>
            <w:pPr>
              <w:rPr>
                <w:ins w:id="9221" w:author="Fluidstack" w:date="2026-06-17T00:00:00Z"/>
                <w:b/>
                <w:bCs/>
              </w:rPr>
            </w:pPr>
            <w:ins w:id="9222" w:author="Fluidstack" w:date="2026-06-17T00:00:00Z">
              <w:r>
                <w:rPr>
                  <w:b/>
                  <w:bCs/>
                </w:rPr>
                <w:t>Modular</w:t>
              </w:r>
            </w:ins>
          </w:p>
        </w:tc>
        <w:tc>
          <w:tcPr>
            <w:tcW w:w="3400" w:type="dxa"/>
          </w:tcPr>
          <w:p>
            <w:pPr>
              <w:rPr>
                <w:ins w:id="9223" w:author="Fluidstack" w:date="2026-06-17T00:00:00Z"/>
              </w:rPr>
            </w:pPr>
            <w:ins w:id="9224" w:author="Fluidstack" w:date="2026-06-17T00:00:00Z">
              <w:r>
                <w:t>~400 MW (serving ~324 MW utility)</w:t>
              </w:r>
            </w:ins>
          </w:p>
        </w:tc>
        <w:tc>
          <w:tcPr>
            <w:tcW w:w="3300" w:type="dxa"/>
          </w:tcPr>
          <w:p>
            <w:pPr>
              <w:jc w:val="right"/>
              <w:rPr>
                <w:ins w:id="9225" w:author="Fluidstack" w:date="2026-06-17T00:00:00Z"/>
              </w:rPr>
            </w:pPr>
            <w:ins w:id="9226" w:author="Fluidstack" w:date="2026-06-17T00:00:00Z">
              <w:r>
                <w:t>$85–100</w:t>
              </w:r>
            </w:ins>
          </w:p>
        </w:tc>
        <w:tc>
          <w:tcPr>
            <w:tcW w:w="3300" w:type="dxa"/>
          </w:tcPr>
          <w:p>
            <w:pPr>
              <w:jc w:val="right"/>
              <w:rPr>
                <w:ins w:id="9227" w:author="Fluidstack" w:date="2026-06-17T00:00:00Z"/>
              </w:rPr>
            </w:pPr>
            <w:ins w:id="9228" w:author="Fluidstack" w:date="2026-06-17T00:00:00Z">
              <w:r>
                <w:t>$120–135</w:t>
              </w:r>
            </w:ins>
          </w:p>
        </w:tc>
      </w:tr>
      <w:tr>
        <w:trPr>
          <w:ins w:id="9230" w:author="Fluidstack" w:date="2026-06-17T00:00:00Z"/>
        </w:trPr>
        <w:tc>
          <w:tcPr>
            <w:tcW w:w="3000" w:type="dxa"/>
          </w:tcPr>
          <w:p>
            <w:pPr>
              <w:rPr>
                <w:ins w:id="9231" w:author="Fluidstack" w:date="2026-06-17T00:00:00Z"/>
                <w:b/>
                <w:bCs/>
              </w:rPr>
            </w:pPr>
            <w:ins w:id="9232" w:author="Fluidstack" w:date="2026-06-17T00:00:00Z">
              <w:r>
                <w:rPr>
                  <w:b/>
                  <w:bCs/>
                </w:rPr>
                <w:t>Temple I/II</w:t>
              </w:r>
            </w:ins>
          </w:p>
        </w:tc>
        <w:tc>
          <w:tcPr>
            <w:tcW w:w="3400" w:type="dxa"/>
          </w:tcPr>
          <w:p>
            <w:pPr>
              <w:rPr>
                <w:ins w:id="9233" w:author="Fluidstack" w:date="2026-06-17T00:00:00Z"/>
              </w:rPr>
            </w:pPr>
            <w:ins w:id="9234" w:author="Fluidstack" w:date="2026-06-17T00:00:00Z">
              <w:r>
                <w:t>~750 MW</w:t>
              </w:r>
            </w:ins>
          </w:p>
        </w:tc>
        <w:tc>
          <w:tcPr>
            <w:tcW w:w="3300" w:type="dxa"/>
          </w:tcPr>
          <w:p>
            <w:pPr>
              <w:jc w:val="right"/>
              <w:rPr>
                <w:ins w:id="9235" w:author="Fluidstack" w:date="2026-06-17T00:00:00Z"/>
              </w:rPr>
            </w:pPr>
            <w:ins w:id="9236" w:author="Fluidstack" w:date="2026-06-17T00:00:00Z">
              <w:r>
                <w:t>$45–55</w:t>
              </w:r>
            </w:ins>
          </w:p>
        </w:tc>
        <w:tc>
          <w:tcPr>
            <w:tcW w:w="3300" w:type="dxa"/>
          </w:tcPr>
          <w:p>
            <w:pPr>
              <w:jc w:val="right"/>
              <w:rPr>
                <w:ins w:id="9237" w:author="Fluidstack" w:date="2026-06-17T00:00:00Z"/>
              </w:rPr>
            </w:pPr>
            <w:ins w:id="9238" w:author="Fluidstack" w:date="2026-06-17T00:00:00Z">
              <w:r>
                <w:t>$75–85</w:t>
              </w:r>
            </w:ins>
          </w:p>
        </w:tc>
      </w:tr>
      <w:tr>
        <w:trPr>
          <w:ins w:id="9240" w:author="Fluidstack" w:date="2026-06-17T00:00:00Z"/>
        </w:trPr>
        <w:tc>
          <w:tcPr>
            <w:tcW w:w="3000" w:type="dxa"/>
          </w:tcPr>
          <w:p>
            <w:pPr>
              <w:rPr>
                <w:ins w:id="9241" w:author="Fluidstack" w:date="2026-06-17T00:00:00Z"/>
                <w:b/>
                <w:bCs/>
              </w:rPr>
            </w:pPr>
            <w:ins w:id="9242" w:author="Fluidstack" w:date="2026-06-17T00:00:00Z">
              <w:r>
                <w:rPr>
                  <w:b/>
                  <w:bCs/>
                </w:rPr>
                <w:t>Temple III</w:t>
              </w:r>
            </w:ins>
          </w:p>
        </w:tc>
        <w:tc>
          <w:tcPr>
            <w:tcW w:w="3400" w:type="dxa"/>
          </w:tcPr>
          <w:p>
            <w:pPr>
              <w:rPr>
                <w:ins w:id="9243" w:author="Fluidstack" w:date="2026-06-17T00:00:00Z"/>
              </w:rPr>
            </w:pPr>
            <w:ins w:id="9244" w:author="Fluidstack" w:date="2026-06-17T00:00:00Z">
              <w:r>
                <w:t>~600 MW</w:t>
              </w:r>
            </w:ins>
          </w:p>
        </w:tc>
        <w:tc>
          <w:tcPr>
            <w:tcW w:w="3300" w:type="dxa"/>
          </w:tcPr>
          <w:p>
            <w:pPr>
              <w:jc w:val="right"/>
              <w:rPr>
                <w:ins w:id="9245" w:author="Fluidstack" w:date="2026-06-17T00:00:00Z"/>
              </w:rPr>
            </w:pPr>
            <w:ins w:id="9246" w:author="Fluidstack" w:date="2026-06-17T00:00:00Z">
              <w:r>
                <w:t>$75–85</w:t>
              </w:r>
            </w:ins>
          </w:p>
        </w:tc>
        <w:tc>
          <w:tcPr>
            <w:tcW w:w="3300" w:type="dxa"/>
          </w:tcPr>
          <w:p>
            <w:pPr>
              <w:jc w:val="right"/>
              <w:rPr>
                <w:ins w:id="9247" w:author="Fluidstack" w:date="2026-06-17T00:00:00Z"/>
              </w:rPr>
            </w:pPr>
            <w:ins w:id="9248" w:author="Fluidstack" w:date="2026-06-17T00:00:00Z">
              <w:r>
                <w:t>$105–115</w:t>
              </w:r>
            </w:ins>
          </w:p>
        </w:tc>
      </w:tr>
      <w:tr>
        <w:trPr>
          <w:ins w:id="9250" w:author="Fluidstack" w:date="2026-06-17T00:00:00Z"/>
        </w:trPr>
        <w:tc>
          <w:tcPr>
            <w:tcW w:w="3000" w:type="dxa"/>
            <w:shd w:val="clear" w:color="auto" w:fill="EFEFEF"/>
          </w:tcPr>
          <w:p>
            <w:pPr>
              <w:rPr>
                <w:ins w:id="9251" w:author="Fluidstack" w:date="2026-06-17T00:00:00Z"/>
                <w:b/>
                <w:bCs/>
              </w:rPr>
            </w:pPr>
            <w:ins w:id="9252" w:author="Fluidstack" w:date="2026-06-17T00:00:00Z">
              <w:r>
                <w:rPr>
                  <w:b/>
                  <w:bCs/>
                </w:rPr>
                <w:t>Weighted Average</w:t>
              </w:r>
            </w:ins>
          </w:p>
        </w:tc>
        <w:tc>
          <w:tcPr>
            <w:tcW w:w="3400" w:type="dxa"/>
            <w:shd w:val="clear" w:color="auto" w:fill="EFEFEF"/>
          </w:tcPr>
          <w:p>
            <w:pPr>
              <w:jc w:val="right"/>
              <w:rPr>
                <w:ins w:id="9253" w:author="Fluidstack" w:date="2026-06-17T00:00:00Z"/>
              </w:rPr>
            </w:pPr>
            <w:ins w:id="9254" w:author="Fluidstack" w:date="2026-06-17T00:00:00Z">
              <w:r>
                <w:t>—</w:t>
              </w:r>
            </w:ins>
          </w:p>
        </w:tc>
        <w:tc>
          <w:tcPr>
            <w:tcW w:w="3300" w:type="dxa"/>
            <w:shd w:val="clear" w:color="auto" w:fill="EFEFEF"/>
          </w:tcPr>
          <w:p>
            <w:pPr>
              <w:jc w:val="right"/>
              <w:rPr>
                <w:ins w:id="9255" w:author="Fluidstack" w:date="2026-06-17T00:00:00Z"/>
                <w:b/>
                <w:bCs/>
              </w:rPr>
            </w:pPr>
            <w:ins w:id="9256" w:author="Fluidstack" w:date="2026-06-17T00:00:00Z">
              <w:r>
                <w:rPr>
                  <w:b/>
                  <w:bCs/>
                </w:rPr>
                <w:t>$60–80</w:t>
              </w:r>
            </w:ins>
          </w:p>
        </w:tc>
        <w:tc>
          <w:tcPr>
            <w:tcW w:w="3300" w:type="dxa"/>
            <w:shd w:val="clear" w:color="auto" w:fill="EFEFEF"/>
          </w:tcPr>
          <w:p>
            <w:pPr>
              <w:jc w:val="right"/>
              <w:rPr>
                <w:ins w:id="9257" w:author="Fluidstack" w:date="2026-06-17T00:00:00Z"/>
                <w:b/>
                <w:bCs/>
              </w:rPr>
            </w:pPr>
            <w:ins w:id="9258" w:author="Fluidstack" w:date="2026-06-17T00:00:00Z">
              <w:r>
                <w:rPr>
                  <w:b/>
                  <w:bCs/>
                </w:rPr>
                <w:t>$90–110</w:t>
              </w:r>
            </w:ins>
          </w:p>
        </w:tc>
      </w:tr>
    </w:tbl>
    <w:p>
      <w:pPr>
        <w:spacing w:before="115" w:after="115" w:line="240" w:lineRule="auto"/>
        <w:jc w:val="both"/>
        <w:rPr>
          <w:ins w:id="9260" w:author="Fluidstack" w:date="2026-06-17T00:00:00Z"/>
          <w:i/>
          <w:iCs/>
          <w:sz w:val="20"/>
        </w:rPr>
      </w:pPr>
      <w:ins w:id="9261" w:author="Fluidstack" w:date="2026-06-17T00:00:00Z">
        <w:r>
          <w:rPr>
            <w:i/>
            <w:iCs/>
            <w:sz w:val="20"/>
          </w:rPr>
          <w:t>Modular capacity of ~400 MW serves ~324 MW of utility load (basis of design). Each PPA is structured as capacity payment + FOM + VOM + Fuel; ranges shown both excluding and including fuel. All figures are indicative and subject to negotiation.</w:t>
        </w:r>
      </w:ins>
    </w:p>
    <w:p w14:paraId="00000096" w14:textId="77777777" w:rsidR="00673D9D" w:rsidRDefault="00000000">
      <w:pPr>
        <w:widowControl w:val="0"/>
        <w:spacing w:after="115" w:line="240" w:lineRule="auto"/>
        <w:jc w:val="center"/>
      </w:pPr>
      <w:sdt>
        <w:sdtPr>
          <w:tag w:val="goog_rdk_82"/>
          <w:id w:val="400860161"/>
        </w:sdtPr>
        <w:sdtContent>
          <w:r>
            <w:rPr>
              <w:noProof/>
            </w:rPr>
            <mc:AlternateContent>
              <mc:Choice Requires="wpg">
                <w:drawing>
                  <wp:anchor distT="0" distB="0" distL="114300" distR="114300" simplePos="0" relativeHeight="251658240" behindDoc="0" locked="0" layoutInCell="1" hidden="0" allowOverlap="1" wp14:anchorId="6401B8EE" wp14:editId="31206957">
                    <wp:simplePos x="0" y="0"/>
                    <wp:positionH relativeFrom="column">
                      <wp:posOffset>-304799</wp:posOffset>
                    </wp:positionH>
                    <wp:positionV relativeFrom="paragraph">
                      <wp:posOffset>224141</wp:posOffset>
                    </wp:positionV>
                    <wp:extent cx="2579370" cy="285750"/>
                    <wp:effectExtent l="0" t="0" r="0" b="0"/>
                    <wp:wrapNone/>
                    <wp:docPr id="1193293318" name="Freeform 1193293318"/>
                    <wp:cNvGraphicFramePr/>
                    <a:graphic xmlns:a="http://schemas.openxmlformats.org/drawingml/2006/main">
                      <a:graphicData uri="http://schemas.microsoft.com/office/word/2010/wordprocessingShape">
                        <wps:wsp>
                          <wps:cNvSpPr/>
                          <wps:spPr>
                            <a:xfrm>
                              <a:off x="4065840" y="3646650"/>
                              <a:ext cx="2560320" cy="266700"/>
                            </a:xfrm>
                            <a:custGeom>
                              <a:avLst/>
                              <a:gdLst/>
                              <a:ahLst/>
                              <a:cxnLst/>
                              <a:rect l="l" t="t" r="r" b="b"/>
                              <a:pathLst>
                                <a:path w="2560320" h="266700" extrusionOk="0">
                                  <a:moveTo>
                                    <a:pt x="0" y="0"/>
                                  </a:moveTo>
                                  <a:lnTo>
                                    <a:pt x="0" y="266700"/>
                                  </a:lnTo>
                                  <a:lnTo>
                                    <a:pt x="2560320" y="266700"/>
                                  </a:lnTo>
                                  <a:lnTo>
                                    <a:pt x="2560320" y="0"/>
                                  </a:lnTo>
                                  <a:close/>
                                </a:path>
                              </a:pathLst>
                            </a:custGeom>
                            <a:noFill/>
                            <a:ln>
                              <a:noFill/>
                            </a:ln>
                          </wps:spPr>
                          <wps:txbx>
                            <w:txbxContent>
                              <w:p w14:paraId="64905DBD" w14:textId="77777777" w:rsidR="00673D9D" w:rsidRDefault="00000000">
                                <w:pPr>
                                  <w:spacing w:line="200" w:lineRule="auto"/>
                                  <w:textDirection w:val="btLr"/>
                                </w:pPr>
                                <w:r>
                                  <w:rPr>
                                    <w:color w:val="000000"/>
                                    <w:sz w:val="14"/>
                                  </w:rPr>
                                  <w:t>330735974 v4</w:t>
                                </w:r>
                              </w:p>
                              <w:p w14:paraId="116901F1"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-304799</wp:posOffset>
                    </wp:positionH>
                    <wp:positionV relativeFrom="paragraph">
                      <wp:posOffset>224141</wp:posOffset>
                    </wp:positionV>
                    <wp:extent cx="2579370" cy="285750"/>
                    <wp:effectExtent b="0" l="0" r="0" t="0"/>
                    <wp:wrapNone/>
                    <wp:docPr id="1193293318"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2579370" cy="285750"/>
                            </a:xfrm>
                            <a:prstGeom prst="rect"/>
                            <a:ln/>
                          </pic:spPr>
                        </pic:pic>
                      </a:graphicData>
                    </a:graphic>
                  </wp:anchor>
                </w:drawing>
              </mc:Fallback>
            </mc:AlternateContent>
          </w:r>
        </w:sdtContent>
      </w:sdt>
    </w:p>
    <w:bookmarkStart w:id="3" w:name="_heading=h.wipltlbkjx68" w:colFirst="0" w:colLast="0" w:displacedByCustomXml="next"/>
    <w:bookmarkEnd w:id="3" w:displacedByCustomXml="next"/>
    <w:sdt>
      <w:sdtPr>
        <w:tag w:val="goog_rdk_85"/>
        <w:id w:val="-715004330"/>
      </w:sdtPr>
      <w:sdtContent>
        <w:p w14:paraId="00000097" w14:textId="77777777" w:rsidR="00673D9D" w:rsidRDefault="00000000">
          <w:sdt>
            <w:sdtPr>
              <w:tag w:val="goog_rdk_84"/>
              <w:id w:val="1705066967"/>
            </w:sdtPr>
            <w:sdtContent/>
          </w:sdt>
        </w:p>
      </w:sdtContent>
    </w:sdt>
    <w:bookmarkStart w:id="4" w:name="_heading=h.9cnxy1pbcpdg" w:colFirst="0" w:colLast="0" w:displacedByCustomXml="next"/>
    <w:bookmarkEnd w:id="4" w:displacedByCustomXml="next"/>
    <w:sdt>
      <w:sdtPr>
        <w:tag w:val="goog_rdk_87"/>
        <w:id w:val="-1303768848"/>
      </w:sdtPr>
      <w:sdtContent>
        <w:p w14:paraId="00000098" w14:textId="77777777" w:rsidR="00673D9D" w:rsidRDefault="00000000">
          <w:sdt>
            <w:sdtPr>
              <w:tag w:val="goog_rdk_86"/>
              <w:id w:val="1130439490"/>
            </w:sdtPr>
            <w:sdtContent/>
          </w:sdt>
        </w:p>
      </w:sdtContent>
    </w:sdt>
    <w:bookmarkStart w:id="5" w:name="_heading=h.8kujbyv8ma1n" w:colFirst="0" w:colLast="0" w:displacedByCustomXml="next"/>
    <w:bookmarkEnd w:id="5" w:displacedByCustomXml="next"/>
    <w:sdt>
      <w:sdtPr>
        <w:tag w:val="goog_rdk_89"/>
        <w:id w:val="-1817304531"/>
      </w:sdtPr>
      <w:sdtContent>
        <w:p w14:paraId="00000099" w14:textId="77777777" w:rsidR="00673D9D" w:rsidRDefault="00000000">
          <w:sdt>
            <w:sdtPr>
              <w:tag w:val="goog_rdk_88"/>
              <w:id w:val="2032222976"/>
            </w:sdtPr>
            <w:sdtContent/>
          </w:sdt>
        </w:p>
      </w:sdtContent>
    </w:sdt>
    <w:sdt>
      <w:sdtPr>
        <w:tag w:val="goog_rdk_92"/>
        <w:id w:val="1763713945"/>
      </w:sdtPr>
      <w:sdtContent>
        <w:p w14:paraId="0000009A" w14:textId="77777777" w:rsidR="00673D9D" w:rsidRPr="00F458BD" w:rsidRDefault="00000000">
          <w:pPr>
            <w:rPr>
              <w:b/>
              <w:bCs/>
              <w:u w:val="single"/>
            </w:rPr>
            <w:sectPr w:rsidR="00673D9D" w:rsidRPr="00F458BD">
              <w:pgSz w:w="11906" w:h="16838"/>
              <w:pgMar w:top="1440" w:right="1440" w:bottom="1440" w:left="1440" w:header="720" w:footer="720" w:gutter="0"/>
              <w:pgNumType w:start="1"/>
              <w:cols w:space="720"/>
            </w:sectPr>
          </w:pPr>
          <w:sdt>
            <w:sdtPr>
              <w:tag w:val="goog_rdk_90"/>
              <w:id w:val="-2012803639"/>
            </w:sdtPr>
            <w:sdtContent>
              <w:sdt>
                <w:sdtPr>
                  <w:tag w:val="goog_rdk_91"/>
                  <w:id w:val="296928864"/>
                </w:sdtPr>
                <w:sdtContent/>
              </w:sdt>
              <w:bookmarkStart w:id="6" w:name="_heading=h.cm3kh4nkak3r" w:colFirst="0" w:colLast="0"/>
              <w:bookmarkEnd w:id="6"/>
            </w:sdtContent>
          </w:sdt>
        </w:p>
      </w:sdtContent>
    </w:sdt>
    <w:sdt>
      <w:sdtPr>
        <w:tag w:val="goog_rdk_95"/>
        <w:id w:val="1645828503"/>
      </w:sdtPr>
      <w:sdtContent>
        <w:p w14:paraId="0000009B" w14:textId="3EF6BB06" w:rsidR="00673D9D" w:rsidRPr="00F458BD" w:rsidRDefault="00000000">
          <w:pPr>
            <w:rPr>
              <w:b/>
              <w:bCs/>
              <w:u w:val="single"/>
            </w:rPr>
          </w:pPr>
          <w:sdt>
            <w:sdtPr>
              <w:tag w:val="goog_rdk_93"/>
              <w:id w:val="-297564927"/>
            </w:sdtPr>
            <w:sdtContent>
              <w:sdt>
                <w:sdtPr>
                  <w:tag w:val="goog_rdk_94"/>
                  <w:id w:val="722244706"/>
                  <w:showingPlcHdr/>
                </w:sdtPr>
                <w:sdtContent>
                  <w:r>
                    <w:t xml:space="preserve">     </w:t>
                  </w:r>
                </w:sdtContent>
              </w:sdt>
              <w:bookmarkStart w:id="7" w:name="_heading=h.5f13wbbux32v" w:colFirst="0" w:colLast="0"/>
              <w:bookmarkEnd w:id="7"/>
            </w:sdtContent>
          </w:sdt>
        </w:p>
      </w:sdtContent>
    </w:sdt>
    <w:sdt>
      <w:sdtPr>
        <w:tag w:val="goog_rdk_99"/>
        <w:id w:val="-736082160"/>
      </w:sdtPr>
      <w:sdtContent>
        <w:p w14:paraId="0000009C" w14:textId="77777777" w:rsidR="00673D9D" w:rsidRPr="00F458BD" w:rsidRDefault="00000000">
          <w:pPr>
            <w:jc w:val="center"/>
            <w:rPr>
              <w:b/>
              <w:bCs/>
            </w:rPr>
          </w:pPr>
          <w:sdt>
            <w:sdtPr>
              <w:tag w:val="goog_rdk_96"/>
              <w:id w:val="1038803186"/>
            </w:sdtPr>
            <w:sdtContent>
              <w:sdt>
                <w:sdtPr>
                  <w:tag w:val="goog_rdk_97"/>
                  <w:id w:val="2034369707"/>
                </w:sdtPr>
                <w:sdtContent>
                  <w:r>
                    <w:rPr>
                      <w:b/>
                      <w:bCs/>
                      <w:u w:val="single"/>
                    </w:rPr>
                    <w:t>Exhibit B</w:t>
                  </w:r>
                </w:sdtContent>
              </w:sdt>
              <w:bookmarkStart w:id="8" w:name="_heading=h.uls87mfv4uch" w:colFirst="0" w:colLast="0"/>
              <w:bookmarkEnd w:id="8"/>
              <w:sdt>
                <w:sdtPr>
                  <w:tag w:val="goog_rdk_98"/>
                  <w:id w:val="220109699"/>
                </w:sdtPr>
                <w:sdtContent>
                  <w:r>
                    <w:rPr>
                      <w:b/>
                      <w:bCs/>
                    </w:rPr>
                    <w:br/>
                  </w:r>
                </w:sdtContent>
              </w:sdt>
            </w:sdtContent>
          </w:sdt>
        </w:p>
      </w:sdtContent>
    </w:sdt>
    <w:sdt>
      <w:sdtPr>
        <w:tag w:val="goog_rdk_102"/>
        <w:id w:val="1974677336"/>
      </w:sdtPr>
      <w:sdtContent>
        <w:p w14:paraId="0000009D" w14:textId="77777777" w:rsidR="00673D9D" w:rsidRPr="00F458BD" w:rsidRDefault="00000000">
          <w:pPr>
            <w:jc w:val="center"/>
            <w:rPr>
              <w:b/>
              <w:bCs/>
            </w:rPr>
          </w:pPr>
          <w:sdt>
            <w:sdtPr>
              <w:tag w:val="goog_rdk_100"/>
              <w:id w:val="-401372191"/>
            </w:sdtPr>
            <w:sdtContent>
              <w:sdt>
                <w:sdtPr>
                  <w:tag w:val="goog_rdk_101"/>
                  <w:id w:val="200112151"/>
                </w:sdtPr>
                <w:sdtContent>
                  <w:r>
                    <w:rPr>
                      <w:b/>
                      <w:bCs/>
                    </w:rPr>
                    <w:t>Payment Schedule</w:t>
                  </w:r>
                </w:sdtContent>
              </w:sdt>
              <w:bookmarkStart w:id="9" w:name="_heading=h.lxxf9u39j70g" w:colFirst="0" w:colLast="0"/>
              <w:bookmarkEnd w:id="9"/>
            </w:sdtContent>
          </w:sdt>
        </w:p>
      </w:sdtContent>
    </w:sdt>
    <w:sdt>
      <w:sdtPr>
        <w:tag w:val="goog_rdk_105"/>
        <w:id w:val="-887076506"/>
      </w:sdtPr>
      <w:sdtContent>
        <w:p w14:paraId="0000009E" w14:textId="7278E8FC" w:rsidR="00673D9D" w:rsidRDefault="00000000">
          <w:pPr>
            <w:widowControl w:val="0"/>
            <w:spacing w:before="240" w:after="240"/>
            <w:jc w:val="both"/>
          </w:pPr>
          <w:sdt>
            <w:sdtPr>
              <w:tag w:val="goog_rdk_103"/>
              <w:id w:val="1671526048"/>
            </w:sdtPr>
            <w:sdtContent>
              <w:sdt>
                <w:sdtPr>
                  <w:tag w:val="goog_rdk_104"/>
                  <w:id w:val="-426338261"/>
                  <w:showingPlcHdr/>
                </w:sdtPr>
                <w:sdtContent>
                  <w:r>
                    <w:t xml:space="preserve">     </w:t>
                  </w:r>
                </w:sdtContent>
              </w:sdt>
            </w:sdtContent>
          </w:sdt>
        </w:p>
      </w:sdtContent>
    </w:sdt>
    <w:tbl>
      <w:tblPr>
        <w:tblStyle w:val="ab"/>
        <w:tblW w:w="13290" w:type="dxa"/>
        <w:tblBorders>
          <w:top w:val="nil"/>
          <w:left w:val="nil"/>
          <w:bottom w:val="nil"/>
          <w:right w:val="nil"/>
          <w:insideH w:val="nil"/>
          <w:insideV w:val="nil"/>
        </w:tblBorders>
        <w:tblLayout w:type="fixed"/>
        <w:tblLook w:val="0600" w:firstRow="0" w:lastRow="0" w:firstColumn="0" w:lastColumn="0" w:noHBand="1" w:noVBand="1"/>
      </w:tblPr>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
      <w:sdt>
        <w:sdtPr>
          <w:tag w:val="goog_rdk_106"/>
          <w:id w:val="78163218"/>
        </w:sdtPr>
        <w:sdtContent>
          <w:tr w:rsidR="0033785D" w14:paraId="326F2489" w14:textId="77777777" w:rsidTr="0033785D">
            <w:trPr>
              <w:trHeight w:val="880"/>
            </w:trPr>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0"/>
                  <w:id w:val="2131626219"/>
                </w:sdtPr>
                <w:sdtContent>
                  <w:p w14:paraId="0000009F" w14:textId="77777777" w:rsidR="0033785D" w:rsidRPr="00F458BD" w:rsidRDefault="0033785D">
                    <w:pPr>
                      <w:widowControl w:val="0"/>
                      <w:spacing w:before="240" w:after="240"/>
                      <w:jc w:val="center"/>
                      <w:rPr>
                        <w:sz w:val="16"/>
                        <w:szCs w:val="16"/>
                      </w:rPr>
                    </w:pPr>
                    <w:sdt>
                      <w:sdtPr>
                        <w:tag w:val="goog_rdk_107"/>
                        <w:id w:val="1877775141"/>
                      </w:sdtPr>
                      <w:sdtContent>
                        <w:sdt>
                          <w:sdtPr>
                            <w:tag w:val="goog_rdk_108"/>
                            <w:id w:val="-465911618"/>
                          </w:sdtPr>
                          <w:sdtContent>
                            <w:r>
                              <w:rPr>
                                <w:b/>
                                <w:bCs/>
                                <w:color w:val="FFFFFF"/>
                                <w:sz w:val="16"/>
                                <w:szCs w:val="16"/>
                              </w:rPr>
                              <w:t>Seller</w:t>
                            </w:r>
                          </w:sdtContent>
                        </w:sdt>
                        <w:sdt>
                          <w:sdtPr>
                            <w:tag w:val="goog_rdk_109"/>
                            <w:id w:val="-1135037321"/>
                          </w:sdtPr>
                          <w:sdtContent/>
                        </w:sdt>
                      </w:sdtContent>
                    </w:sdt>
                  </w:p>
                </w:sdtContent>
              </w:sdt>
            </w:tc>
            <w:tc>
              <w:tcPr>
                <w:tcW w:w="52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4"/>
                  <w:id w:val="-999909857"/>
                </w:sdtPr>
                <w:sdtContent>
                  <w:p w14:paraId="000000A0" w14:textId="77777777" w:rsidR="0033785D" w:rsidRPr="00F458BD" w:rsidRDefault="0033785D">
                    <w:pPr>
                      <w:widowControl w:val="0"/>
                      <w:spacing w:before="240" w:after="240"/>
                      <w:jc w:val="center"/>
                      <w:rPr>
                        <w:sz w:val="16"/>
                        <w:szCs w:val="16"/>
                      </w:rPr>
                    </w:pPr>
                    <w:sdt>
                      <w:sdtPr>
                        <w:tag w:val="goog_rdk_111"/>
                        <w:id w:val="-2089585698"/>
                      </w:sdtPr>
                      <w:sdtContent>
                        <w:sdt>
                          <w:sdtPr>
                            <w:tag w:val="goog_rdk_112"/>
                            <w:id w:val="1623819312"/>
                          </w:sdtPr>
                          <w:sdtContent>
                            <w:r>
                              <w:rPr>
                                <w:b/>
                                <w:bCs/>
                                <w:color w:val="FFFFFF"/>
                                <w:sz w:val="16"/>
                                <w:szCs w:val="16"/>
                              </w:rPr>
                              <w:t>Site Code</w:t>
                            </w:r>
                          </w:sdtContent>
                        </w:sdt>
                        <w:sdt>
                          <w:sdtPr>
                            <w:tag w:val="goog_rdk_113"/>
                            <w:id w:val="-524926943"/>
                          </w:sdtPr>
                          <w:sdtContent/>
                        </w:sdt>
                      </w:sdtContent>
                    </w:sdt>
                  </w:p>
                </w:sdtContent>
              </w:sdt>
            </w:tc>
            <w:tc>
              <w:tcPr>
                <w:tcW w:w="765" w:type="dxa"/>
                <w:tcBorders>
                  <w:top w:val="nil"/>
                  <w:left w:val="nil"/>
                  <w:bottom w:val="nil"/>
                  <w:right w:val="single" w:sz="6" w:space="0" w:color="000000"/>
                </w:tcBorders>
                <w:shd w:val="clear" w:color="auto" w:fill="0E2841"/>
                <w:tcMar>
                  <w:top w:w="20" w:type="dxa"/>
                  <w:left w:w="20" w:type="dxa"/>
                  <w:bottom w:w="100" w:type="dxa"/>
                  <w:right w:w="20" w:type="dxa"/>
                </w:tcMar>
                <w:vAlign w:val="center"/>
              </w:tcPr>
              <w:sdt>
                <w:sdtPr>
                  <w:tag w:val="goog_rdk_118"/>
                  <w:id w:val="-948714416"/>
                </w:sdtPr>
                <w:sdtContent>
                  <w:p w14:paraId="000000A1" w14:textId="77777777" w:rsidR="0033785D" w:rsidRPr="00F458BD" w:rsidRDefault="0033785D">
                    <w:pPr>
                      <w:widowControl w:val="0"/>
                      <w:spacing w:before="240" w:after="240"/>
                      <w:jc w:val="center"/>
                      <w:rPr>
                        <w:sz w:val="16"/>
                        <w:szCs w:val="16"/>
                      </w:rPr>
                    </w:pPr>
                    <w:sdt>
                      <w:sdtPr>
                        <w:tag w:val="goog_rdk_115"/>
                        <w:id w:val="-1923245864"/>
                      </w:sdtPr>
                      <w:sdtContent>
                        <w:sdt>
                          <w:sdtPr>
                            <w:tag w:val="goog_rdk_116"/>
                            <w:id w:val="-1773496467"/>
                          </w:sdtPr>
                          <w:sdtContent>
                            <w:r>
                              <w:rPr>
                                <w:b/>
                                <w:bCs/>
                                <w:color w:val="FFFFFF"/>
                                <w:sz w:val="16"/>
                                <w:szCs w:val="16"/>
                              </w:rPr>
                              <w:t>Deal Structure</w:t>
                            </w:r>
                          </w:sdtContent>
                        </w:sdt>
                        <w:sdt>
                          <w:sdtPr>
                            <w:tag w:val="goog_rdk_117"/>
                            <w:id w:val="-630066789"/>
                          </w:sdtPr>
                          <w:sdtContent/>
                        </w:sdt>
                      </w:sdtContent>
                    </w:sdt>
                  </w:p>
                </w:sdtContent>
              </w:sdt>
            </w:tc>
            <w:tc>
              <w:tcPr>
                <w:tcW w:w="750" w:type="dxa"/>
                <w:tcBorders>
                  <w:top w:val="nil"/>
                  <w:left w:val="single" w:sz="6" w:space="0" w:color="000000"/>
                  <w:bottom w:val="nil"/>
                  <w:right w:val="single" w:sz="6" w:space="0" w:color="000000"/>
                </w:tcBorders>
                <w:shd w:val="clear" w:color="auto" w:fill="0E2841"/>
                <w:tcMar>
                  <w:top w:w="20" w:type="dxa"/>
                  <w:left w:w="20" w:type="dxa"/>
                  <w:bottom w:w="100" w:type="dxa"/>
                  <w:right w:w="20" w:type="dxa"/>
                </w:tcMar>
                <w:vAlign w:val="center"/>
              </w:tcPr>
              <w:sdt>
                <w:sdtPr>
                  <w:tag w:val="goog_rdk_122"/>
                  <w:id w:val="-1894175527"/>
                </w:sdtPr>
                <w:sdtContent>
                  <w:p w14:paraId="000000A2" w14:textId="77777777" w:rsidR="0033785D" w:rsidRPr="00F458BD" w:rsidRDefault="0033785D">
                    <w:pPr>
                      <w:widowControl w:val="0"/>
                      <w:spacing w:before="240" w:after="240"/>
                      <w:jc w:val="center"/>
                      <w:rPr>
                        <w:sz w:val="16"/>
                        <w:szCs w:val="16"/>
                      </w:rPr>
                    </w:pPr>
                    <w:sdt>
                      <w:sdtPr>
                        <w:tag w:val="goog_rdk_119"/>
                        <w:id w:val="-1447372614"/>
                      </w:sdtPr>
                      <w:sdtContent>
                        <w:sdt>
                          <w:sdtPr>
                            <w:tag w:val="goog_rdk_120"/>
                            <w:id w:val="-1303822554"/>
                          </w:sdtPr>
                          <w:sdtContent>
                            <w:r>
                              <w:rPr>
                                <w:b/>
                                <w:bCs/>
                                <w:color w:val="FFFFFF"/>
                                <w:sz w:val="16"/>
                                <w:szCs w:val="16"/>
                              </w:rPr>
                              <w:t>Tranche / Event</w:t>
                            </w:r>
                          </w:sdtContent>
                        </w:sdt>
                        <w:sdt>
                          <w:sdtPr>
                            <w:tag w:val="goog_rdk_121"/>
                            <w:id w:val="-1304252860"/>
                          </w:sdtPr>
                          <w:sdtContent/>
                        </w:sdt>
                      </w:sdtContent>
                    </w:sdt>
                  </w:p>
                </w:sdtContent>
              </w:sdt>
            </w:tc>
            <w:tc>
              <w:tcPr>
                <w:tcW w:w="1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5"/>
                  <w:id w:val="-497979765"/>
                </w:sdtPr>
                <w:sdtContent>
                  <w:p w14:paraId="000000A3" w14:textId="77777777" w:rsidR="0033785D" w:rsidRPr="00F458BD" w:rsidRDefault="0033785D">
                    <w:pPr>
                      <w:widowControl w:val="0"/>
                      <w:spacing w:before="240" w:after="240"/>
                      <w:jc w:val="center"/>
                      <w:rPr>
                        <w:sz w:val="16"/>
                        <w:szCs w:val="16"/>
                      </w:rPr>
                    </w:pPr>
                    <w:sdt>
                      <w:sdtPr>
                        <w:tag w:val="goog_rdk_123"/>
                        <w:id w:val="-1407375176"/>
                      </w:sdtPr>
                      <w:sdtContent>
                        <w:sdt>
                          <w:sdtPr>
                            <w:tag w:val="goog_rdk_124"/>
                            <w:id w:val="106588306"/>
                          </w:sdtPr>
                          <w:sdtContent/>
                        </w:sdt>
                      </w:sdtContent>
                    </w:sdt>
                  </w:p>
                </w:sdtContent>
              </w:sdt>
            </w:tc>
            <w:tc>
              <w:tcPr>
                <w:tcW w:w="88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9"/>
                  <w:id w:val="-554753020"/>
                </w:sdtPr>
                <w:sdtContent>
                  <w:p w14:paraId="000000A4" w14:textId="77777777" w:rsidR="0033785D" w:rsidRPr="00F458BD" w:rsidRDefault="0033785D">
                    <w:pPr>
                      <w:widowControl w:val="0"/>
                      <w:spacing w:before="240" w:after="240"/>
                      <w:jc w:val="center"/>
                      <w:rPr>
                        <w:sz w:val="16"/>
                        <w:szCs w:val="16"/>
                      </w:rPr>
                    </w:pPr>
                    <w:sdt>
                      <w:sdtPr>
                        <w:tag w:val="goog_rdk_126"/>
                        <w:id w:val="-1737609352"/>
                      </w:sdtPr>
                      <w:sdtContent>
                        <w:sdt>
                          <w:sdtPr>
                            <w:tag w:val="goog_rdk_127"/>
                            <w:id w:val="-1158057940"/>
                          </w:sdtPr>
                          <w:sdtContent>
                            <w:r>
                              <w:rPr>
                                <w:b/>
                                <w:bCs/>
                                <w:color w:val="FFFFFF"/>
                                <w:sz w:val="16"/>
                                <w:szCs w:val="16"/>
                              </w:rPr>
                              <w:t>Expected Date</w:t>
                            </w:r>
                          </w:sdtContent>
                        </w:sdt>
                        <w:sdt>
                          <w:sdtPr>
                            <w:tag w:val="goog_rdk_128"/>
                            <w:id w:val="-476830730"/>
                          </w:sdtPr>
                          <w:sdtContent/>
                        </w:sdt>
                      </w:sdtContent>
                    </w:sdt>
                  </w:p>
                </w:sdtContent>
              </w:sdt>
            </w:tc>
            <w:tc>
              <w:tcPr>
                <w:tcW w:w="115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3"/>
                  <w:id w:val="425790849"/>
                </w:sdtPr>
                <w:sdtContent>
                  <w:p w14:paraId="000000A5" w14:textId="77777777" w:rsidR="0033785D" w:rsidRPr="00F458BD" w:rsidRDefault="0033785D">
                    <w:pPr>
                      <w:widowControl w:val="0"/>
                      <w:spacing w:before="240" w:after="240"/>
                      <w:jc w:val="center"/>
                      <w:rPr>
                        <w:sz w:val="16"/>
                        <w:szCs w:val="16"/>
                      </w:rPr>
                    </w:pPr>
                    <w:sdt>
                      <w:sdtPr>
                        <w:tag w:val="goog_rdk_130"/>
                        <w:id w:val="-1833348032"/>
                      </w:sdtPr>
                      <w:sdtContent>
                        <w:sdt>
                          <w:sdtPr>
                            <w:tag w:val="goog_rdk_131"/>
                            <w:id w:val="-1483303847"/>
                          </w:sdtPr>
                          <w:sdtContent>
                            <w:r>
                              <w:rPr>
                                <w:b/>
                                <w:bCs/>
                                <w:color w:val="FFFFFF"/>
                                <w:sz w:val="16"/>
                                <w:szCs w:val="16"/>
                              </w:rPr>
                              <w:t>Payment Trigger</w:t>
                            </w:r>
                          </w:sdtContent>
                        </w:sdt>
                        <w:sdt>
                          <w:sdtPr>
                            <w:tag w:val="goog_rdk_132"/>
                            <w:id w:val="610519530"/>
                          </w:sdtPr>
                          <w:sdtContent/>
                        </w:sdt>
                      </w:sdtContent>
                    </w:sdt>
                  </w:p>
                </w:sdtContent>
              </w:sdt>
            </w:tc>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7"/>
                  <w:id w:val="-220579688"/>
                </w:sdtPr>
                <w:sdtContent>
                  <w:p w14:paraId="000000A6" w14:textId="77777777" w:rsidR="0033785D" w:rsidRPr="00F458BD" w:rsidRDefault="0033785D">
                    <w:pPr>
                      <w:widowControl w:val="0"/>
                      <w:spacing w:before="240" w:after="240"/>
                      <w:jc w:val="center"/>
                      <w:rPr>
                        <w:sz w:val="16"/>
                        <w:szCs w:val="16"/>
                      </w:rPr>
                    </w:pPr>
                    <w:sdt>
                      <w:sdtPr>
                        <w:tag w:val="goog_rdk_134"/>
                        <w:id w:val="2059505074"/>
                      </w:sdtPr>
                      <w:sdtContent>
                        <w:sdt>
                          <w:sdtPr>
                            <w:tag w:val="goog_rdk_135"/>
                            <w:id w:val="-523555306"/>
                          </w:sdtPr>
                          <w:sdtContent>
                            <w:r>
                              <w:rPr>
                                <w:b/>
                                <w:bCs/>
                                <w:color w:val="FFFFFF"/>
                                <w:sz w:val="16"/>
                                <w:szCs w:val="16"/>
                              </w:rPr>
                              <w:t>Deposit Receiver</w:t>
                            </w:r>
                          </w:sdtContent>
                        </w:sdt>
                        <w:sdt>
                          <w:sdtPr>
                            <w:tag w:val="goog_rdk_136"/>
                            <w:id w:val="-186706817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1"/>
                  <w:id w:val="835456006"/>
                </w:sdtPr>
                <w:sdtContent>
                  <w:p w14:paraId="000000A7" w14:textId="77777777" w:rsidR="0033785D" w:rsidRPr="00F458BD" w:rsidRDefault="0033785D">
                    <w:pPr>
                      <w:widowControl w:val="0"/>
                      <w:spacing w:before="240" w:after="240"/>
                      <w:jc w:val="center"/>
                      <w:rPr>
                        <w:sz w:val="16"/>
                        <w:szCs w:val="16"/>
                      </w:rPr>
                    </w:pPr>
                    <w:sdt>
                      <w:sdtPr>
                        <w:tag w:val="goog_rdk_138"/>
                        <w:id w:val="-756966951"/>
                      </w:sdtPr>
                      <w:sdtContent>
                        <w:sdt>
                          <w:sdtPr>
                            <w:tag w:val="goog_rdk_139"/>
                            <w:id w:val="1266089902"/>
                          </w:sdtPr>
                          <w:sdtContent>
                            <w:r>
                              <w:rPr>
                                <w:b/>
                                <w:bCs/>
                                <w:color w:val="FFFFFF"/>
                                <w:sz w:val="16"/>
                                <w:szCs w:val="16"/>
                              </w:rPr>
                              <w:t>Deposit Refundable</w:t>
                            </w:r>
                          </w:sdtContent>
                        </w:sdt>
                        <w:sdt>
                          <w:sdtPr>
                            <w:tag w:val="goog_rdk_140"/>
                            <w:id w:val="2939178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5"/>
                  <w:id w:val="1202054743"/>
                </w:sdtPr>
                <w:sdtContent>
                  <w:p w14:paraId="000000A8" w14:textId="77777777" w:rsidR="0033785D" w:rsidRPr="00F458BD" w:rsidRDefault="0033785D">
                    <w:pPr>
                      <w:widowControl w:val="0"/>
                      <w:spacing w:before="240" w:after="240"/>
                      <w:jc w:val="center"/>
                      <w:rPr>
                        <w:sz w:val="16"/>
                        <w:szCs w:val="16"/>
                      </w:rPr>
                    </w:pPr>
                    <w:sdt>
                      <w:sdtPr>
                        <w:tag w:val="goog_rdk_142"/>
                        <w:id w:val="-34518093"/>
                      </w:sdtPr>
                      <w:sdtContent>
                        <w:sdt>
                          <w:sdtPr>
                            <w:tag w:val="goog_rdk_143"/>
                            <w:id w:val="465111853"/>
                          </w:sdtPr>
                          <w:sdtContent>
                            <w:r>
                              <w:rPr>
                                <w:b/>
                                <w:bCs/>
                                <w:color w:val="FFFFFF"/>
                                <w:sz w:val="16"/>
                                <w:szCs w:val="16"/>
                              </w:rPr>
                              <w:t>Deposit</w:t>
                            </w:r>
                          </w:sdtContent>
                        </w:sdt>
                        <w:sdt>
                          <w:sdtPr>
                            <w:tag w:val="goog_rdk_144"/>
                            <w:id w:val="-1935473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9"/>
                  <w:id w:val="-1394762743"/>
                </w:sdtPr>
                <w:sdtContent>
                  <w:p w14:paraId="000000A9" w14:textId="77777777" w:rsidR="0033785D" w:rsidRPr="00F458BD" w:rsidRDefault="0033785D">
                    <w:pPr>
                      <w:widowControl w:val="0"/>
                      <w:spacing w:before="240" w:after="240"/>
                      <w:jc w:val="center"/>
                      <w:rPr>
                        <w:sz w:val="16"/>
                        <w:szCs w:val="16"/>
                      </w:rPr>
                    </w:pPr>
                    <w:sdt>
                      <w:sdtPr>
                        <w:tag w:val="goog_rdk_146"/>
                        <w:id w:val="19037648"/>
                      </w:sdtPr>
                      <w:sdtContent>
                        <w:sdt>
                          <w:sdtPr>
                            <w:tag w:val="goog_rdk_147"/>
                            <w:id w:val="-679973262"/>
                          </w:sdtPr>
                          <w:sdtContent>
                            <w:r>
                              <w:rPr>
                                <w:b/>
                                <w:bCs/>
                                <w:color w:val="FFFFFF"/>
                                <w:sz w:val="16"/>
                                <w:szCs w:val="16"/>
                              </w:rPr>
                              <w:t>Cash</w:t>
                            </w:r>
                          </w:sdtContent>
                        </w:sdt>
                        <w:sdt>
                          <w:sdtPr>
                            <w:tag w:val="goog_rdk_148"/>
                            <w:id w:val="8453729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57"/>
                  <w:id w:val="-1452295724"/>
                </w:sdtPr>
                <w:sdtContent>
                  <w:p w14:paraId="000000AB" w14:textId="77777777" w:rsidR="0033785D" w:rsidRPr="00F458BD" w:rsidRDefault="0033785D">
                    <w:pPr>
                      <w:widowControl w:val="0"/>
                      <w:spacing w:before="240" w:after="240"/>
                      <w:jc w:val="center"/>
                      <w:rPr>
                        <w:sz w:val="16"/>
                        <w:szCs w:val="16"/>
                      </w:rPr>
                    </w:pPr>
                    <w:sdt>
                      <w:sdtPr>
                        <w:tag w:val="goog_rdk_154"/>
                        <w:id w:val="-797723730"/>
                      </w:sdtPr>
                      <w:sdtContent>
                        <w:sdt>
                          <w:sdtPr>
                            <w:tag w:val="goog_rdk_155"/>
                            <w:id w:val="-689989596"/>
                          </w:sdtPr>
                          <w:sdtContent>
                            <w:r>
                              <w:rPr>
                                <w:b/>
                                <w:bCs/>
                                <w:color w:val="FFFFFF"/>
                                <w:sz w:val="16"/>
                                <w:szCs w:val="16"/>
                              </w:rPr>
                              <w:t>Gross Power</w:t>
                            </w:r>
                          </w:sdtContent>
                        </w:sdt>
                        <w:sdt>
                          <w:sdtPr>
                            <w:tag w:val="goog_rdk_156"/>
                            <w:id w:val="-914176931"/>
                          </w:sdtPr>
                          <w:sdtContent/>
                        </w:sdt>
                      </w:sdtContent>
                    </w:sdt>
                  </w:p>
                </w:sdtContent>
              </w:sdt>
            </w:tc>
            <w:tc>
              <w:tcPr>
                <w:tcW w:w="72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1"/>
                  <w:id w:val="1195527866"/>
                </w:sdtPr>
                <w:sdtContent>
                  <w:p w14:paraId="000000AC" w14:textId="77777777" w:rsidR="0033785D" w:rsidRPr="00F458BD" w:rsidRDefault="0033785D">
                    <w:pPr>
                      <w:widowControl w:val="0"/>
                      <w:spacing w:before="240" w:after="240"/>
                      <w:jc w:val="center"/>
                      <w:rPr>
                        <w:sz w:val="16"/>
                        <w:szCs w:val="16"/>
                      </w:rPr>
                    </w:pPr>
                    <w:sdt>
                      <w:sdtPr>
                        <w:tag w:val="goog_rdk_158"/>
                        <w:id w:val="-1218455651"/>
                      </w:sdtPr>
                      <w:sdtContent>
                        <w:sdt>
                          <w:sdtPr>
                            <w:tag w:val="goog_rdk_159"/>
                            <w:id w:val="-69578224"/>
                          </w:sdtPr>
                          <w:sdtContent>
                            <w:r>
                              <w:rPr>
                                <w:b/>
                                <w:bCs/>
                                <w:color w:val="FFFFFF"/>
                                <w:sz w:val="16"/>
                                <w:szCs w:val="16"/>
                              </w:rPr>
                              <w:t>$/MW or acre</w:t>
                            </w:r>
                          </w:sdtContent>
                        </w:sdt>
                        <w:sdt>
                          <w:sdtPr>
                            <w:tag w:val="goog_rdk_160"/>
                            <w:id w:val="86537404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5"/>
                  <w:id w:val="1621874488"/>
                </w:sdtPr>
                <w:sdtContent>
                  <w:p w14:paraId="000000AD" w14:textId="77777777" w:rsidR="0033785D" w:rsidRPr="00F458BD" w:rsidRDefault="0033785D">
                    <w:pPr>
                      <w:widowControl w:val="0"/>
                      <w:spacing w:before="240" w:after="240"/>
                      <w:jc w:val="center"/>
                      <w:rPr>
                        <w:sz w:val="16"/>
                        <w:szCs w:val="16"/>
                      </w:rPr>
                    </w:pPr>
                    <w:sdt>
                      <w:sdtPr>
                        <w:tag w:val="goog_rdk_162"/>
                        <w:id w:val="1399310135"/>
                      </w:sdtPr>
                      <w:sdtContent>
                        <w:sdt>
                          <w:sdtPr>
                            <w:tag w:val="goog_rdk_163"/>
                            <w:id w:val="-240533173"/>
                          </w:sdtPr>
                          <w:sdtContent>
                            <w:r>
                              <w:rPr>
                                <w:b/>
                                <w:bCs/>
                                <w:color w:val="FFFFFF"/>
                                <w:sz w:val="16"/>
                                <w:szCs w:val="16"/>
                              </w:rPr>
                              <w:t>Power Provider</w:t>
                            </w:r>
                          </w:sdtContent>
                        </w:sdt>
                        <w:sdt>
                          <w:sdtPr>
                            <w:tag w:val="goog_rdk_164"/>
                            <w:id w:val="-1827326622"/>
                          </w:sdtPr>
                          <w:sdtContent/>
                        </w:sdt>
                      </w:sdtContent>
                    </w:sdt>
                  </w:p>
                </w:sdtContent>
              </w:sdt>
            </w:tc>
            <w:tc>
              <w:tcPr>
                <w:tcW w:w="780"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69"/>
                  <w:id w:val="2099977739"/>
                </w:sdtPr>
                <w:sdtContent>
                  <w:p w14:paraId="000000AE" w14:textId="77777777" w:rsidR="0033785D" w:rsidRPr="00F458BD" w:rsidRDefault="0033785D">
                    <w:pPr>
                      <w:widowControl w:val="0"/>
                      <w:spacing w:before="240" w:after="240"/>
                      <w:jc w:val="center"/>
                      <w:rPr>
                        <w:sz w:val="16"/>
                        <w:szCs w:val="16"/>
                      </w:rPr>
                    </w:pPr>
                    <w:sdt>
                      <w:sdtPr>
                        <w:tag w:val="goog_rdk_166"/>
                        <w:id w:val="-1614579757"/>
                      </w:sdtPr>
                      <w:sdtContent>
                        <w:sdt>
                          <w:sdtPr>
                            <w:tag w:val="goog_rdk_167"/>
                            <w:id w:val="898134472"/>
                          </w:sdtPr>
                          <w:sdtContent>
                            <w:r>
                              <w:rPr>
                                <w:b/>
                                <w:bCs/>
                                <w:color w:val="FFFFFF"/>
                                <w:sz w:val="16"/>
                                <w:szCs w:val="16"/>
                              </w:rPr>
                              <w:t>Power Source</w:t>
                            </w:r>
                          </w:sdtContent>
                        </w:sdt>
                        <w:sdt>
                          <w:sdtPr>
                            <w:tag w:val="goog_rdk_168"/>
                            <w:id w:val="910118202"/>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3"/>
                  <w:id w:val="-1403013638"/>
                </w:sdtPr>
                <w:sdtContent>
                  <w:p w14:paraId="000000AF" w14:textId="77777777" w:rsidR="0033785D" w:rsidRPr="00F458BD" w:rsidRDefault="0033785D">
                    <w:pPr>
                      <w:widowControl w:val="0"/>
                      <w:spacing w:before="240" w:after="240"/>
                      <w:jc w:val="center"/>
                      <w:rPr>
                        <w:sz w:val="16"/>
                        <w:szCs w:val="16"/>
                      </w:rPr>
                    </w:pPr>
                    <w:sdt>
                      <w:sdtPr>
                        <w:tag w:val="goog_rdk_170"/>
                        <w:id w:val="-1565782518"/>
                      </w:sdtPr>
                      <w:sdtContent>
                        <w:sdt>
                          <w:sdtPr>
                            <w:tag w:val="goog_rdk_171"/>
                            <w:id w:val="-673111663"/>
                          </w:sdtPr>
                          <w:sdtContent>
                            <w:r>
                              <w:rPr>
                                <w:b/>
                                <w:bCs/>
                                <w:color w:val="FFFFFF"/>
                                <w:sz w:val="16"/>
                                <w:szCs w:val="16"/>
                              </w:rPr>
                              <w:t>Expected Date</w:t>
                            </w:r>
                          </w:sdtContent>
                        </w:sdt>
                        <w:sdt>
                          <w:sdtPr>
                            <w:tag w:val="goog_rdk_172"/>
                            <w:id w:val="-737373817"/>
                          </w:sdtPr>
                          <w:sdtContent/>
                        </w:sdt>
                      </w:sdtContent>
                    </w:sdt>
                  </w:p>
                </w:sdtContent>
              </w:sdt>
            </w:tc>
            <w:tc>
              <w:tcPr>
                <w:tcW w:w="66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7"/>
                  <w:id w:val="2069152354"/>
                </w:sdtPr>
                <w:sdtContent>
                  <w:p w14:paraId="000000B0" w14:textId="77777777" w:rsidR="0033785D" w:rsidRPr="00F458BD" w:rsidRDefault="0033785D">
                    <w:pPr>
                      <w:widowControl w:val="0"/>
                      <w:spacing w:before="240" w:after="240"/>
                      <w:jc w:val="center"/>
                      <w:rPr>
                        <w:sz w:val="16"/>
                        <w:szCs w:val="16"/>
                      </w:rPr>
                    </w:pPr>
                    <w:sdt>
                      <w:sdtPr>
                        <w:tag w:val="goog_rdk_174"/>
                        <w:id w:val="-748342323"/>
                      </w:sdtPr>
                      <w:sdtContent>
                        <w:sdt>
                          <w:sdtPr>
                            <w:tag w:val="goog_rdk_175"/>
                            <w:id w:val="18499395"/>
                          </w:sdtPr>
                          <w:sdtContent>
                            <w:r>
                              <w:rPr>
                                <w:b/>
                                <w:bCs/>
                                <w:color w:val="FFFFFF"/>
                                <w:sz w:val="16"/>
                                <w:szCs w:val="16"/>
                              </w:rPr>
                              <w:t>Additional Capacity (ROFO+ROFR)</w:t>
                            </w:r>
                          </w:sdtContent>
                        </w:sdt>
                        <w:sdt>
                          <w:sdtPr>
                            <w:tag w:val="goog_rdk_176"/>
                            <w:id w:val="-470859053"/>
                          </w:sdtPr>
                          <w:sdtContent/>
                        </w:sdt>
                      </w:sdtContent>
                    </w:sdt>
                  </w:p>
                </w:sdtContent>
              </w:sdt>
            </w:tc>
            <w:tc>
              <w:tcPr>
                <w:tcW w:w="63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81"/>
                  <w:id w:val="167516902"/>
                </w:sdtPr>
                <w:sdtContent>
                  <w:p w14:paraId="000000B1" w14:textId="77777777" w:rsidR="0033785D" w:rsidRPr="00F458BD" w:rsidRDefault="0033785D">
                    <w:pPr>
                      <w:widowControl w:val="0"/>
                      <w:spacing w:before="240" w:after="240"/>
                      <w:jc w:val="center"/>
                      <w:rPr>
                        <w:sz w:val="16"/>
                        <w:szCs w:val="16"/>
                      </w:rPr>
                    </w:pPr>
                    <w:sdt>
                      <w:sdtPr>
                        <w:tag w:val="goog_rdk_178"/>
                        <w:id w:val="-2031484198"/>
                      </w:sdtPr>
                      <w:sdtContent>
                        <w:sdt>
                          <w:sdtPr>
                            <w:tag w:val="goog_rdk_179"/>
                            <w:id w:val="1445697216"/>
                          </w:sdtPr>
                          <w:sdtContent>
                            <w:r>
                              <w:rPr>
                                <w:b/>
                                <w:bCs/>
                                <w:color w:val="FFFFFF"/>
                                <w:sz w:val="16"/>
                                <w:szCs w:val="16"/>
                              </w:rPr>
                              <w:t>$/MW or acre</w:t>
                            </w:r>
                          </w:sdtContent>
                        </w:sdt>
                        <w:sdt>
                          <w:sdtPr>
                            <w:tag w:val="goog_rdk_180"/>
                            <w:id w:val="1361990364"/>
                          </w:sdtPr>
                          <w:sdtContent/>
                        </w:sdt>
                      </w:sdtContent>
                    </w:sdt>
                  </w:p>
                </w:sdtContent>
              </w:sdt>
            </w:tc>
            <w:tc>
              <w:tcPr>
                <w:tcW w:w="615"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85"/>
                  <w:id w:val="1681024230"/>
                </w:sdtPr>
                <w:sdtContent>
                  <w:p w14:paraId="000000B2" w14:textId="77777777" w:rsidR="0033785D" w:rsidRPr="00F458BD" w:rsidRDefault="0033785D">
                    <w:pPr>
                      <w:widowControl w:val="0"/>
                      <w:spacing w:before="240" w:after="240"/>
                      <w:jc w:val="center"/>
                      <w:rPr>
                        <w:sz w:val="16"/>
                        <w:szCs w:val="16"/>
                      </w:rPr>
                    </w:pPr>
                    <w:sdt>
                      <w:sdtPr>
                        <w:tag w:val="goog_rdk_182"/>
                        <w:id w:val="-1296432662"/>
                      </w:sdtPr>
                      <w:sdtContent>
                        <w:sdt>
                          <w:sdtPr>
                            <w:tag w:val="goog_rdk_183"/>
                            <w:id w:val="2062064060"/>
                          </w:sdtPr>
                          <w:sdtContent>
                            <w:r>
                              <w:rPr>
                                <w:b/>
                                <w:bCs/>
                                <w:color w:val="FFFFFF"/>
                                <w:sz w:val="16"/>
                                <w:szCs w:val="16"/>
                              </w:rPr>
                              <w:t>Power Source</w:t>
                            </w:r>
                          </w:sdtContent>
                        </w:sdt>
                        <w:sdt>
                          <w:sdtPr>
                            <w:tag w:val="goog_rdk_184"/>
                            <w:id w:val="-1120718437"/>
                          </w:sdtPr>
                          <w:sdtContent/>
                        </w:sdt>
                      </w:sdtContent>
                    </w:sdt>
                  </w:p>
                </w:sdtContent>
              </w:sdt>
            </w:tc>
          </w:tr>
        </w:sdtContent>
      </w:sdt>
      <w:sdt>
        <w:sdtPr>
          <w:tag w:val="goog_rdk_186"/>
          <w:id w:val="1609413910"/>
        </w:sdtPr>
        <w:sdtContent>
          <w:tr w:rsidR="0033785D" w14:paraId="6CD96319" w14:textId="77777777" w:rsidTr="0033785D">
            <w:trPr>
              <w:trHeight w:val="700"/>
            </w:trPr>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89"/>
                  <w:id w:val="1978886149"/>
                </w:sdtPr>
                <w:sdtContent>
                  <w:p w14:paraId="000000B3" w14:textId="77777777" w:rsidR="0033785D" w:rsidRPr="00F458BD" w:rsidRDefault="0033785D">
                    <w:pPr>
                      <w:widowControl w:val="0"/>
                      <w:spacing w:before="240" w:after="240"/>
                      <w:jc w:val="both"/>
                      <w:rPr>
                        <w:sz w:val="16"/>
                        <w:szCs w:val="16"/>
                      </w:rPr>
                    </w:pPr>
                    <w:sdt>
                      <w:sdtPr>
                        <w:tag w:val="goog_rdk_187"/>
                        <w:id w:val="-504294192"/>
                      </w:sdtPr>
                      <w:sdtContent>
                        <w:sdt>
                          <w:sdtPr>
                            <w:tag w:val="goog_rdk_188"/>
                            <w:id w:val="290124286"/>
                          </w:sdtPr>
                          <w:sdtContent/>
                        </w:sdt>
                      </w:sdtContent>
                    </w:sdt>
                  </w:p>
                </w:sdtContent>
              </w:sdt>
            </w:tc>
            <w:tc>
              <w:tcPr>
                <w:tcW w:w="52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92"/>
                  <w:id w:val="2090493313"/>
                </w:sdtPr>
                <w:sdtContent>
                  <w:p w14:paraId="000000B4" w14:textId="77777777" w:rsidR="0033785D" w:rsidRPr="00F458BD" w:rsidRDefault="0033785D">
                    <w:pPr>
                      <w:widowControl w:val="0"/>
                      <w:spacing w:before="240" w:after="240"/>
                      <w:jc w:val="center"/>
                      <w:rPr>
                        <w:sz w:val="16"/>
                        <w:szCs w:val="16"/>
                      </w:rPr>
                    </w:pPr>
                    <w:sdt>
                      <w:sdtPr>
                        <w:tag w:val="goog_rdk_190"/>
                        <w:id w:val="490329704"/>
                      </w:sdtPr>
                      <w:sdtContent>
                        <w:sdt>
                          <w:sdtPr>
                            <w:tag w:val="goog_rdk_191"/>
                            <w:id w:val="-498498966"/>
                          </w:sdtPr>
                          <w:sdtContent/>
                        </w:sdt>
                      </w:sdtContent>
                    </w:sdt>
                  </w:p>
                </w:sdtContent>
              </w:sdt>
            </w:tc>
            <w:tc>
              <w:tcPr>
                <w:tcW w:w="76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5"/>
                  <w:id w:val="526387215"/>
                </w:sdtPr>
                <w:sdtContent>
                  <w:p w14:paraId="000000B5" w14:textId="77777777" w:rsidR="0033785D" w:rsidRPr="00F458BD" w:rsidRDefault="0033785D">
                    <w:pPr>
                      <w:widowControl w:val="0"/>
                      <w:spacing w:before="240" w:after="240"/>
                      <w:rPr>
                        <w:sz w:val="16"/>
                        <w:szCs w:val="16"/>
                      </w:rPr>
                    </w:pPr>
                    <w:sdt>
                      <w:sdtPr>
                        <w:tag w:val="goog_rdk_193"/>
                        <w:id w:val="-1655822260"/>
                      </w:sdtPr>
                      <w:sdtContent>
                        <w:sdt>
                          <w:sdtPr>
                            <w:tag w:val="goog_rdk_194"/>
                            <w:id w:val="-640074014"/>
                          </w:sdtPr>
                          <w:sdtContent/>
                        </w:sdt>
                      </w:sdtContent>
                    </w:sdt>
                  </w:p>
                </w:sdtContent>
              </w:sdt>
            </w:tc>
            <w:tc>
              <w:tcPr>
                <w:tcW w:w="750" w:type="dxa"/>
                <w:tcBorders>
                  <w:top w:val="nil"/>
                  <w:left w:val="single" w:sz="6" w:space="0" w:color="000000"/>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9"/>
                  <w:id w:val="474962833"/>
                </w:sdtPr>
                <w:sdtContent>
                  <w:p w14:paraId="000000B6" w14:textId="77777777" w:rsidR="0033785D" w:rsidRPr="00F458BD" w:rsidRDefault="0033785D">
                    <w:pPr>
                      <w:widowControl w:val="0"/>
                      <w:spacing w:before="240" w:after="240"/>
                      <w:jc w:val="both"/>
                      <w:rPr>
                        <w:sz w:val="16"/>
                        <w:szCs w:val="16"/>
                      </w:rPr>
                    </w:pPr>
                    <w:sdt>
                      <w:sdtPr>
                        <w:tag w:val="goog_rdk_196"/>
                        <w:id w:val="459272853"/>
                      </w:sdtPr>
                      <w:sdtContent>
                        <w:sdt>
                          <w:sdtPr>
                            <w:tag w:val="goog_rdk_197"/>
                            <w:id w:val="-1954638865"/>
                          </w:sdtPr>
                          <w:sdtContent>
                            <w:r>
                              <w:rPr>
                                <w:b/>
                                <w:bCs/>
                                <w:sz w:val="16"/>
                                <w:szCs w:val="16"/>
                              </w:rPr>
                              <w:t>Summary / Total</w:t>
                            </w:r>
                          </w:sdtContent>
                        </w:sdt>
                        <w:sdt>
                          <w:sdtPr>
                            <w:tag w:val="goog_rdk_198"/>
                            <w:id w:val="-1899196184"/>
                          </w:sdtPr>
                          <w:sdtContent/>
                        </w:sdt>
                      </w:sdtContent>
                    </w:sdt>
                  </w:p>
                </w:sdtContent>
              </w:sdt>
            </w:tc>
            <w:tc>
              <w:tcPr>
                <w:tcW w:w="990" w:type="dxa"/>
                <w:gridSpan w:val="2"/>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2"/>
                  <w:id w:val="-392635814"/>
                </w:sdtPr>
                <w:sdtContent>
                  <w:p w14:paraId="000000B7" w14:textId="77777777" w:rsidR="0033785D" w:rsidRPr="00F458BD" w:rsidRDefault="0033785D">
                    <w:pPr>
                      <w:widowControl w:val="0"/>
                      <w:spacing w:before="240" w:after="240"/>
                      <w:jc w:val="both"/>
                      <w:rPr>
                        <w:sz w:val="16"/>
                        <w:szCs w:val="16"/>
                      </w:rPr>
                    </w:pPr>
                    <w:sdt>
                      <w:sdtPr>
                        <w:tag w:val="goog_rdk_200"/>
                        <w:id w:val="-953976218"/>
                      </w:sdtPr>
                      <w:sdtContent>
                        <w:sdt>
                          <w:sdtPr>
                            <w:tag w:val="goog_rdk_201"/>
                            <w:id w:val="-950610215"/>
                          </w:sdtPr>
                          <w:sdtContent/>
                        </w:sdt>
                      </w:sdtContent>
                    </w:sdt>
                  </w:p>
                </w:sdtContent>
              </w:sdt>
            </w:tc>
            <w:tc>
              <w:tcPr>
                <w:tcW w:w="115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8"/>
                  <w:id w:val="121022091"/>
                </w:sdtPr>
                <w:sdtContent>
                  <w:p w14:paraId="000000B9" w14:textId="77777777" w:rsidR="0033785D" w:rsidRPr="00F458BD" w:rsidRDefault="0033785D">
                    <w:pPr>
                      <w:widowControl w:val="0"/>
                      <w:spacing w:before="240" w:after="240"/>
                      <w:jc w:val="center"/>
                      <w:rPr>
                        <w:sz w:val="16"/>
                        <w:szCs w:val="16"/>
                      </w:rPr>
                    </w:pPr>
                    <w:sdt>
                      <w:sdtPr>
                        <w:tag w:val="goog_rdk_206"/>
                        <w:id w:val="-2045547775"/>
                      </w:sdtPr>
                      <w:sdtContent>
                        <w:sdt>
                          <w:sdtPr>
                            <w:tag w:val="goog_rdk_207"/>
                            <w:id w:val="-1874919794"/>
                          </w:sdtPr>
                          <w:sdtContent/>
                        </w:sdt>
                      </w:sdtContent>
                    </w:sdt>
                  </w:p>
                </w:sdtContent>
              </w:sdt>
            </w:tc>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1"/>
                  <w:id w:val="950631432"/>
                </w:sdtPr>
                <w:sdtContent>
                  <w:p w14:paraId="000000BA" w14:textId="77777777" w:rsidR="0033785D" w:rsidRPr="00F458BD" w:rsidRDefault="0033785D">
                    <w:pPr>
                      <w:widowControl w:val="0"/>
                      <w:spacing w:before="240" w:after="240"/>
                      <w:jc w:val="center"/>
                      <w:rPr>
                        <w:sz w:val="16"/>
                        <w:szCs w:val="16"/>
                      </w:rPr>
                    </w:pPr>
                    <w:sdt>
                      <w:sdtPr>
                        <w:tag w:val="goog_rdk_209"/>
                        <w:id w:val="2042165554"/>
                      </w:sdtPr>
                      <w:sdtContent>
                        <w:sdt>
                          <w:sdtPr>
                            <w:tag w:val="goog_rdk_210"/>
                            <w:id w:val="-83714243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4"/>
                  <w:id w:val="-2054665248"/>
                </w:sdtPr>
                <w:sdtContent>
                  <w:p w14:paraId="000000BB" w14:textId="77777777" w:rsidR="0033785D" w:rsidRPr="00F458BD" w:rsidRDefault="0033785D">
                    <w:pPr>
                      <w:widowControl w:val="0"/>
                      <w:spacing w:before="240" w:after="240"/>
                      <w:jc w:val="center"/>
                      <w:rPr>
                        <w:sz w:val="16"/>
                        <w:szCs w:val="16"/>
                      </w:rPr>
                    </w:pPr>
                    <w:sdt>
                      <w:sdtPr>
                        <w:tag w:val="goog_rdk_212"/>
                        <w:id w:val="-1208623873"/>
                      </w:sdtPr>
                      <w:sdtContent>
                        <w:sdt>
                          <w:sdtPr>
                            <w:tag w:val="goog_rdk_213"/>
                            <w:id w:val="1128335072"/>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7"/>
                  <w:id w:val="-158882278"/>
                </w:sdtPr>
                <w:sdtContent>
                  <w:p w14:paraId="000000BC" w14:textId="77777777" w:rsidR="0033785D" w:rsidRPr="00F458BD" w:rsidRDefault="0033785D">
                    <w:pPr>
                      <w:widowControl w:val="0"/>
                      <w:spacing w:before="240" w:after="240"/>
                      <w:jc w:val="center"/>
                      <w:rPr>
                        <w:sz w:val="16"/>
                        <w:szCs w:val="16"/>
                      </w:rPr>
                    </w:pPr>
                    <w:sdt>
                      <w:sdtPr>
                        <w:tag w:val="goog_rdk_215"/>
                        <w:id w:val="-1894328191"/>
                      </w:sdtPr>
                      <w:sdtContent>
                        <w:sdt>
                          <w:sdtPr>
                            <w:tag w:val="goog_rdk_216"/>
                            <w:id w:val="1931707760"/>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0"/>
                  <w:id w:val="1338436181"/>
                </w:sdtPr>
                <w:sdtContent>
                  <w:p w14:paraId="000000BD" w14:textId="77777777" w:rsidR="0033785D" w:rsidRPr="00F458BD" w:rsidRDefault="0033785D">
                    <w:pPr>
                      <w:widowControl w:val="0"/>
                      <w:spacing w:before="240" w:after="240"/>
                      <w:jc w:val="center"/>
                      <w:rPr>
                        <w:sz w:val="16"/>
                        <w:szCs w:val="16"/>
                      </w:rPr>
                    </w:pPr>
                    <w:sdt>
                      <w:sdtPr>
                        <w:tag w:val="goog_rdk_218"/>
                        <w:id w:val="843477251"/>
                      </w:sdtPr>
                      <w:sdtContent>
                        <w:sdt>
                          <w:sdtPr>
                            <w:tag w:val="goog_rdk_219"/>
                            <w:id w:val="1497222363"/>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7"/>
                  <w:id w:val="-1650957788"/>
                </w:sdtPr>
                <w:sdtContent>
                  <w:p w14:paraId="000000BF" w14:textId="77777777" w:rsidR="0033785D" w:rsidRPr="00F458BD" w:rsidRDefault="0033785D">
                    <w:pPr>
                      <w:widowControl w:val="0"/>
                      <w:spacing w:before="240" w:after="240"/>
                      <w:jc w:val="center"/>
                      <w:rPr>
                        <w:sz w:val="16"/>
                        <w:szCs w:val="16"/>
                      </w:rPr>
                    </w:pPr>
                    <w:sdt>
                      <w:sdtPr>
                        <w:tag w:val="goog_rdk_224"/>
                        <w:id w:val="152006174"/>
                      </w:sdtPr>
                      <w:sdtContent>
                        <w:sdt>
                          <w:sdtPr>
                            <w:tag w:val="goog_rdk_225"/>
                            <w:id w:val="2114745805"/>
                          </w:sdtPr>
                          <w:sdtContent>
                            <w:r>
                              <w:rPr>
                                <w:b/>
                                <w:bCs/>
                                <w:sz w:val="16"/>
                                <w:szCs w:val="16"/>
                              </w:rPr>
                              <w:t>___ MW</w:t>
                            </w:r>
                          </w:sdtContent>
                        </w:sdt>
                        <w:sdt>
                          <w:sdtPr>
                            <w:tag w:val="goog_rdk_226"/>
                            <w:id w:val="-911466133"/>
                          </w:sdtPr>
                          <w:sdtContent/>
                        </w:sdt>
                      </w:sdtContent>
                    </w:sdt>
                  </w:p>
                </w:sdtContent>
              </w:sdt>
            </w:tc>
            <w:tc>
              <w:tcPr>
                <w:tcW w:w="72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1"/>
                  <w:id w:val="-2087010906"/>
                </w:sdtPr>
                <w:sdtContent>
                  <w:p w14:paraId="000000C0" w14:textId="77777777" w:rsidR="0033785D" w:rsidRPr="00F458BD" w:rsidRDefault="0033785D">
                    <w:pPr>
                      <w:widowControl w:val="0"/>
                      <w:spacing w:before="240" w:after="240"/>
                      <w:jc w:val="center"/>
                      <w:rPr>
                        <w:sz w:val="16"/>
                        <w:szCs w:val="16"/>
                      </w:rPr>
                    </w:pPr>
                    <w:sdt>
                      <w:sdtPr>
                        <w:tag w:val="goog_rdk_228"/>
                        <w:id w:val="601322772"/>
                      </w:sdtPr>
                      <w:sdtContent>
                        <w:sdt>
                          <w:sdtPr>
                            <w:tag w:val="goog_rdk_229"/>
                            <w:id w:val="-1744782425"/>
                          </w:sdtPr>
                          <w:sdtContent>
                            <w:r>
                              <w:rPr>
                                <w:b/>
                                <w:bCs/>
                                <w:sz w:val="16"/>
                                <w:szCs w:val="16"/>
                              </w:rPr>
                              <w:t>____ / MW</w:t>
                            </w:r>
                          </w:sdtContent>
                        </w:sdt>
                        <w:sdt>
                          <w:sdtPr>
                            <w:tag w:val="goog_rdk_230"/>
                            <w:id w:val="-172433434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4"/>
                  <w:id w:val="-1140939831"/>
                </w:sdtPr>
                <w:sdtContent>
                  <w:p w14:paraId="000000C1" w14:textId="77777777" w:rsidR="0033785D" w:rsidRPr="00F458BD" w:rsidRDefault="0033785D">
                    <w:pPr>
                      <w:widowControl w:val="0"/>
                      <w:spacing w:before="240" w:after="240"/>
                      <w:jc w:val="center"/>
                      <w:rPr>
                        <w:sz w:val="16"/>
                        <w:szCs w:val="16"/>
                      </w:rPr>
                    </w:pPr>
                    <w:sdt>
                      <w:sdtPr>
                        <w:tag w:val="goog_rdk_232"/>
                        <w:id w:val="2136336699"/>
                      </w:sdtPr>
                      <w:sdtContent>
                        <w:sdt>
                          <w:sdtPr>
                            <w:tag w:val="goog_rdk_233"/>
                            <w:id w:val="951994592"/>
                          </w:sdtPr>
                          <w:sdtContent/>
                        </w:sdt>
                      </w:sdtContent>
                    </w:sdt>
                  </w:p>
                </w:sdtContent>
              </w:sdt>
            </w:tc>
            <w:tc>
              <w:tcPr>
                <w:tcW w:w="780"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38"/>
                  <w:id w:val="363416397"/>
                </w:sdtPr>
                <w:sdtContent>
                  <w:p w14:paraId="000000C2" w14:textId="77777777" w:rsidR="0033785D" w:rsidRPr="00F458BD" w:rsidRDefault="0033785D">
                    <w:pPr>
                      <w:widowControl w:val="0"/>
                      <w:spacing w:before="240" w:after="240"/>
                      <w:jc w:val="center"/>
                      <w:rPr>
                        <w:sz w:val="16"/>
                        <w:szCs w:val="16"/>
                      </w:rPr>
                    </w:pPr>
                    <w:sdt>
                      <w:sdtPr>
                        <w:tag w:val="goog_rdk_235"/>
                        <w:id w:val="-1363362161"/>
                      </w:sdtPr>
                      <w:sdtContent>
                        <w:sdt>
                          <w:sdtPr>
                            <w:tag w:val="goog_rdk_236"/>
                            <w:id w:val="-596324849"/>
                          </w:sdtPr>
                          <w:sdtContent>
                            <w:r>
                              <w:rPr>
                                <w:b/>
                                <w:bCs/>
                                <w:sz w:val="16"/>
                                <w:szCs w:val="16"/>
                              </w:rPr>
                              <w:t>Gird / Gas Turbine</w:t>
                            </w:r>
                          </w:sdtContent>
                        </w:sdt>
                        <w:sdt>
                          <w:sdtPr>
                            <w:tag w:val="goog_rdk_237"/>
                            <w:id w:val="-985147844"/>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1"/>
                  <w:id w:val="223860641"/>
                </w:sdtPr>
                <w:sdtContent>
                  <w:p w14:paraId="000000C3" w14:textId="77777777" w:rsidR="0033785D" w:rsidRPr="00F458BD" w:rsidRDefault="0033785D">
                    <w:pPr>
                      <w:widowControl w:val="0"/>
                      <w:spacing w:before="240" w:after="240"/>
                      <w:jc w:val="center"/>
                      <w:rPr>
                        <w:sz w:val="16"/>
                        <w:szCs w:val="16"/>
                      </w:rPr>
                    </w:pPr>
                    <w:sdt>
                      <w:sdtPr>
                        <w:tag w:val="goog_rdk_239"/>
                        <w:id w:val="942403896"/>
                      </w:sdtPr>
                      <w:sdtContent>
                        <w:sdt>
                          <w:sdtPr>
                            <w:tag w:val="goog_rdk_240"/>
                            <w:id w:val="-127404553"/>
                          </w:sdtPr>
                          <w:sdtContent/>
                        </w:sdt>
                      </w:sdtContent>
                    </w:sdt>
                  </w:p>
                </w:sdtContent>
              </w:sdt>
            </w:tc>
            <w:tc>
              <w:tcPr>
                <w:tcW w:w="66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4"/>
                  <w:id w:val="-1725205603"/>
                </w:sdtPr>
                <w:sdtContent>
                  <w:p w14:paraId="000000C4" w14:textId="77777777" w:rsidR="0033785D" w:rsidRPr="00F458BD" w:rsidRDefault="0033785D">
                    <w:pPr>
                      <w:widowControl w:val="0"/>
                      <w:spacing w:before="240" w:after="240"/>
                      <w:rPr>
                        <w:sz w:val="16"/>
                        <w:szCs w:val="16"/>
                      </w:rPr>
                    </w:pPr>
                    <w:sdt>
                      <w:sdtPr>
                        <w:tag w:val="goog_rdk_242"/>
                        <w:id w:val="-1400011483"/>
                      </w:sdtPr>
                      <w:sdtContent>
                        <w:sdt>
                          <w:sdtPr>
                            <w:tag w:val="goog_rdk_243"/>
                            <w:id w:val="1091262550"/>
                          </w:sdtPr>
                          <w:sdtContent/>
                        </w:sdt>
                      </w:sdtContent>
                    </w:sdt>
                  </w:p>
                </w:sdtContent>
              </w:sdt>
            </w:tc>
            <w:tc>
              <w:tcPr>
                <w:tcW w:w="63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7"/>
                  <w:id w:val="-2048928384"/>
                </w:sdtPr>
                <w:sdtContent>
                  <w:p w14:paraId="000000C5" w14:textId="77777777" w:rsidR="0033785D" w:rsidRPr="00F458BD" w:rsidRDefault="0033785D">
                    <w:pPr>
                      <w:widowControl w:val="0"/>
                      <w:spacing w:before="240" w:after="240"/>
                      <w:jc w:val="center"/>
                      <w:rPr>
                        <w:sz w:val="16"/>
                        <w:szCs w:val="16"/>
                      </w:rPr>
                    </w:pPr>
                    <w:sdt>
                      <w:sdtPr>
                        <w:tag w:val="goog_rdk_245"/>
                        <w:id w:val="-814284328"/>
                      </w:sdtPr>
                      <w:sdtContent>
                        <w:sdt>
                          <w:sdtPr>
                            <w:tag w:val="goog_rdk_246"/>
                            <w:id w:val="548187119"/>
                          </w:sdtPr>
                          <w:sdtContent/>
                        </w:sdt>
                      </w:sdtContent>
                    </w:sdt>
                  </w:p>
                </w:sdtContent>
              </w:sdt>
            </w:tc>
            <w:tc>
              <w:tcPr>
                <w:tcW w:w="61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50"/>
                  <w:id w:val="279480200"/>
                </w:sdtPr>
                <w:sdtContent>
                  <w:p w14:paraId="000000C6" w14:textId="77777777" w:rsidR="0033785D" w:rsidRPr="00F458BD" w:rsidRDefault="0033785D">
                    <w:pPr>
                      <w:widowControl w:val="0"/>
                      <w:spacing w:before="240" w:after="240"/>
                      <w:jc w:val="center"/>
                      <w:rPr>
                        <w:sz w:val="16"/>
                        <w:szCs w:val="16"/>
                      </w:rPr>
                    </w:pPr>
                    <w:sdt>
                      <w:sdtPr>
                        <w:tag w:val="goog_rdk_248"/>
                        <w:id w:val="-1709259655"/>
                      </w:sdtPr>
                      <w:sdtContent>
                        <w:sdt>
                          <w:sdtPr>
                            <w:tag w:val="goog_rdk_249"/>
                            <w:id w:val="884674946"/>
                          </w:sdtPr>
                          <w:sdtContent/>
                        </w:sdt>
                      </w:sdtContent>
                    </w:sdt>
                  </w:p>
                </w:sdtContent>
              </w:sdt>
            </w:tc>
          </w:tr>
        </w:sdtContent>
      </w:sdt>
      <w:sdt>
        <w:sdtPr>
          <w:tag w:val="goog_rdk_251"/>
          <w:id w:val="1279555042"/>
        </w:sdtPr>
        <w:sdtContent>
          <w:tr w:rsidR="0033785D" w14:paraId="6ABBB349" w14:textId="77777777" w:rsidTr="0033785D">
            <w:trPr>
              <w:trHeight w:val="760"/>
            </w:trPr>
            <w:tc>
              <w:tcPr>
                <w:tcW w:w="735" w:type="dxa"/>
                <w:tcBorders>
                  <w:top w:val="nil"/>
                  <w:left w:val="nil"/>
                  <w:bottom w:val="nil"/>
                  <w:right w:val="nil"/>
                </w:tcBorders>
                <w:tcMar>
                  <w:top w:w="20" w:type="dxa"/>
                  <w:left w:w="20" w:type="dxa"/>
                  <w:bottom w:w="100" w:type="dxa"/>
                  <w:right w:w="20" w:type="dxa"/>
                </w:tcMar>
                <w:vAlign w:val="center"/>
              </w:tcPr>
              <w:sdt>
                <w:sdtPr>
                  <w:tag w:val="goog_rdk_254"/>
                  <w:id w:val="1224979061"/>
                </w:sdtPr>
                <w:sdtContent>
                  <w:p w14:paraId="000000C7" w14:textId="77777777" w:rsidR="0033785D" w:rsidRPr="00F458BD" w:rsidRDefault="0033785D">
                    <w:pPr>
                      <w:widowControl w:val="0"/>
                      <w:spacing w:before="240" w:after="240"/>
                      <w:jc w:val="both"/>
                      <w:rPr>
                        <w:sz w:val="16"/>
                        <w:szCs w:val="16"/>
                      </w:rPr>
                    </w:pPr>
                    <w:sdt>
                      <w:sdtPr>
                        <w:tag w:val="goog_rdk_252"/>
                        <w:id w:val="1834226363"/>
                      </w:sdtPr>
                      <w:sdtContent>
                        <w:sdt>
                          <w:sdtPr>
                            <w:tag w:val="goog_rdk_253"/>
                            <w:id w:val="14414026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257"/>
                  <w:id w:val="-1305850950"/>
                </w:sdtPr>
                <w:sdtContent>
                  <w:p w14:paraId="000000C8" w14:textId="77777777" w:rsidR="0033785D" w:rsidRPr="00F458BD" w:rsidRDefault="0033785D">
                    <w:pPr>
                      <w:widowControl w:val="0"/>
                      <w:spacing w:before="240" w:after="240"/>
                      <w:jc w:val="center"/>
                      <w:rPr>
                        <w:sz w:val="16"/>
                        <w:szCs w:val="16"/>
                      </w:rPr>
                    </w:pPr>
                    <w:sdt>
                      <w:sdtPr>
                        <w:tag w:val="goog_rdk_255"/>
                        <w:id w:val="991620100"/>
                      </w:sdtPr>
                      <w:sdtContent>
                        <w:sdt>
                          <w:sdtPr>
                            <w:tag w:val="goog_rdk_256"/>
                            <w:id w:val="-1914407605"/>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260"/>
                  <w:id w:val="-1719439173"/>
                </w:sdtPr>
                <w:sdtContent>
                  <w:p w14:paraId="000000C9" w14:textId="77777777" w:rsidR="0033785D" w:rsidRPr="00F458BD" w:rsidRDefault="0033785D">
                    <w:pPr>
                      <w:widowControl w:val="0"/>
                      <w:spacing w:before="240" w:after="240"/>
                      <w:jc w:val="center"/>
                      <w:rPr>
                        <w:sz w:val="16"/>
                        <w:szCs w:val="16"/>
                      </w:rPr>
                    </w:pPr>
                    <w:sdt>
                      <w:sdtPr>
                        <w:tag w:val="goog_rdk_258"/>
                        <w:id w:val="915420088"/>
                      </w:sdtPr>
                      <w:sdtContent>
                        <w:sdt>
                          <w:sdtPr>
                            <w:tag w:val="goog_rdk_259"/>
                            <w:id w:val="-141027332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263"/>
                  <w:id w:val="-393833108"/>
                </w:sdtPr>
                <w:sdtContent>
                  <w:p w14:paraId="000000CA" w14:textId="77777777" w:rsidR="0033785D" w:rsidRPr="00F458BD" w:rsidRDefault="0033785D">
                    <w:pPr>
                      <w:widowControl w:val="0"/>
                      <w:spacing w:before="240" w:after="240"/>
                      <w:jc w:val="both"/>
                      <w:rPr>
                        <w:sz w:val="16"/>
                        <w:szCs w:val="16"/>
                      </w:rPr>
                    </w:pPr>
                    <w:sdt>
                      <w:sdtPr>
                        <w:tag w:val="goog_rdk_261"/>
                        <w:id w:val="1306123938"/>
                      </w:sdtPr>
                      <w:sdtContent>
                        <w:sdt>
                          <w:sdtPr>
                            <w:tag w:val="goog_rdk_262"/>
                            <w:id w:val="203408671"/>
                          </w:sdtPr>
                          <w:sdtContent>
                            <w:r>
                              <w:rPr>
                                <w:sz w:val="16"/>
                                <w:szCs w:val="16"/>
                              </w:rPr>
                              <w:t>Deposit</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266"/>
                  <w:id w:val="-1254762532"/>
                </w:sdtPr>
                <w:sdtContent>
                  <w:p w14:paraId="000000CB" w14:textId="77777777" w:rsidR="0033785D" w:rsidRPr="00F458BD" w:rsidRDefault="0033785D">
                    <w:pPr>
                      <w:widowControl w:val="0"/>
                      <w:spacing w:before="240" w:after="240"/>
                      <w:jc w:val="both"/>
                      <w:rPr>
                        <w:sz w:val="16"/>
                        <w:szCs w:val="16"/>
                      </w:rPr>
                    </w:pPr>
                    <w:sdt>
                      <w:sdtPr>
                        <w:tag w:val="goog_rdk_264"/>
                        <w:id w:val="-875086862"/>
                      </w:sdtPr>
                      <w:sdtContent>
                        <w:sdt>
                          <w:sdtPr>
                            <w:tag w:val="goog_rdk_265"/>
                            <w:id w:val="-388149288"/>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269"/>
                  <w:id w:val="-1117686136"/>
                </w:sdtPr>
                <w:sdtContent>
                  <w:p w14:paraId="000000CC" w14:textId="77777777" w:rsidR="0033785D" w:rsidRPr="00F458BD" w:rsidRDefault="0033785D">
                    <w:pPr>
                      <w:widowControl w:val="0"/>
                      <w:spacing w:before="240" w:after="240"/>
                      <w:jc w:val="center"/>
                      <w:rPr>
                        <w:sz w:val="16"/>
                        <w:szCs w:val="16"/>
                      </w:rPr>
                    </w:pPr>
                    <w:sdt>
                      <w:sdtPr>
                        <w:tag w:val="goog_rdk_267"/>
                        <w:id w:val="-1704018073"/>
                      </w:sdtPr>
                      <w:sdtContent>
                        <w:sdt>
                          <w:sdtPr>
                            <w:tag w:val="goog_rdk_268"/>
                            <w:id w:val="963667809"/>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273"/>
                  <w:id w:val="1174285770"/>
                </w:sdtPr>
                <w:sdtContent>
                  <w:p w14:paraId="000000CD" w14:textId="77777777" w:rsidR="0033785D" w:rsidRPr="00F458BD" w:rsidRDefault="0033785D">
                    <w:pPr>
                      <w:widowControl w:val="0"/>
                      <w:spacing w:before="240" w:after="240"/>
                      <w:jc w:val="center"/>
                      <w:rPr>
                        <w:sz w:val="16"/>
                        <w:szCs w:val="16"/>
                      </w:rPr>
                    </w:pPr>
                    <w:sdt>
                      <w:sdtPr>
                        <w:tag w:val="goog_rdk_270"/>
                        <w:id w:val="-472212462"/>
                      </w:sdtPr>
                      <w:sdtContent>
                        <w:sdt>
                          <w:sdtPr>
                            <w:tag w:val="goog_rdk_271"/>
                            <w:id w:val="-932267086"/>
                          </w:sdtPr>
                          <w:sdtContent>
                            <w:r>
                              <w:rPr>
                                <w:b/>
                                <w:bCs/>
                                <w:sz w:val="16"/>
                                <w:szCs w:val="16"/>
                              </w:rPr>
                              <w:t>Purchase Agreement - within 15 business days</w:t>
                            </w:r>
                          </w:sdtContent>
                        </w:sdt>
                        <w:sdt>
                          <w:sdtPr>
                            <w:tag w:val="goog_rdk_272"/>
                            <w:id w:val="128288235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276"/>
                  <w:id w:val="1645098230"/>
                </w:sdtPr>
                <w:sdtContent>
                  <w:p w14:paraId="000000CE" w14:textId="77777777" w:rsidR="0033785D" w:rsidRPr="00F458BD" w:rsidRDefault="0033785D">
                    <w:pPr>
                      <w:widowControl w:val="0"/>
                      <w:spacing w:before="240" w:after="240"/>
                      <w:jc w:val="center"/>
                      <w:rPr>
                        <w:sz w:val="16"/>
                        <w:szCs w:val="16"/>
                      </w:rPr>
                    </w:pPr>
                    <w:sdt>
                      <w:sdtPr>
                        <w:tag w:val="goog_rdk_274"/>
                        <w:id w:val="-2014411109"/>
                      </w:sdtPr>
                      <w:sdtContent>
                        <w:sdt>
                          <w:sdtPr>
                            <w:tag w:val="goog_rdk_275"/>
                            <w:id w:val="-89715339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79"/>
                  <w:id w:val="-770318401"/>
                </w:sdtPr>
                <w:sdtContent>
                  <w:p w14:paraId="000000CF" w14:textId="77777777" w:rsidR="0033785D" w:rsidRPr="00F458BD" w:rsidRDefault="0033785D">
                    <w:pPr>
                      <w:widowControl w:val="0"/>
                      <w:spacing w:before="240" w:after="240"/>
                      <w:jc w:val="center"/>
                      <w:rPr>
                        <w:sz w:val="16"/>
                        <w:szCs w:val="16"/>
                      </w:rPr>
                    </w:pPr>
                    <w:sdt>
                      <w:sdtPr>
                        <w:tag w:val="goog_rdk_277"/>
                        <w:id w:val="-3176414"/>
                      </w:sdtPr>
                      <w:sdtContent>
                        <w:sdt>
                          <w:sdtPr>
                            <w:tag w:val="goog_rdk_278"/>
                            <w:id w:val="-181165822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2"/>
                  <w:id w:val="1965204890"/>
                </w:sdtPr>
                <w:sdtContent>
                  <w:p w14:paraId="000000D0" w14:textId="77777777" w:rsidR="0033785D" w:rsidRPr="00F458BD" w:rsidRDefault="0033785D">
                    <w:pPr>
                      <w:widowControl w:val="0"/>
                      <w:spacing w:before="240" w:after="240"/>
                      <w:jc w:val="center"/>
                      <w:rPr>
                        <w:sz w:val="16"/>
                        <w:szCs w:val="16"/>
                      </w:rPr>
                    </w:pPr>
                    <w:sdt>
                      <w:sdtPr>
                        <w:tag w:val="goog_rdk_280"/>
                        <w:id w:val="599086605"/>
                      </w:sdtPr>
                      <w:sdtContent>
                        <w:sdt>
                          <w:sdtPr>
                            <w:tag w:val="goog_rdk_281"/>
                            <w:id w:val="12163677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5"/>
                  <w:id w:val="-1843334678"/>
                </w:sdtPr>
                <w:sdtContent>
                  <w:p w14:paraId="000000D1" w14:textId="77777777" w:rsidR="0033785D" w:rsidRPr="00F458BD" w:rsidRDefault="0033785D">
                    <w:pPr>
                      <w:widowControl w:val="0"/>
                      <w:spacing w:before="240" w:after="240"/>
                      <w:jc w:val="center"/>
                      <w:rPr>
                        <w:sz w:val="16"/>
                        <w:szCs w:val="16"/>
                      </w:rPr>
                    </w:pPr>
                    <w:sdt>
                      <w:sdtPr>
                        <w:tag w:val="goog_rdk_283"/>
                        <w:id w:val="931986183"/>
                      </w:sdtPr>
                      <w:sdtContent>
                        <w:sdt>
                          <w:sdtPr>
                            <w:tag w:val="goog_rdk_284"/>
                            <w:id w:val="-3405434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1"/>
                  <w:id w:val="-1500497619"/>
                </w:sdtPr>
                <w:sdtContent>
                  <w:p w14:paraId="000000D3" w14:textId="77777777" w:rsidR="0033785D" w:rsidRPr="00F458BD" w:rsidRDefault="0033785D">
                    <w:pPr>
                      <w:widowControl w:val="0"/>
                      <w:spacing w:before="240" w:after="240"/>
                      <w:jc w:val="both"/>
                      <w:rPr>
                        <w:sz w:val="16"/>
                        <w:szCs w:val="16"/>
                      </w:rPr>
                    </w:pPr>
                    <w:sdt>
                      <w:sdtPr>
                        <w:tag w:val="goog_rdk_289"/>
                        <w:id w:val="-80339909"/>
                      </w:sdtPr>
                      <w:sdtContent>
                        <w:sdt>
                          <w:sdtPr>
                            <w:tag w:val="goog_rdk_290"/>
                            <w:id w:val="131446676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294"/>
                  <w:id w:val="1059727864"/>
                </w:sdtPr>
                <w:sdtContent>
                  <w:p w14:paraId="000000D4" w14:textId="77777777" w:rsidR="0033785D" w:rsidRPr="00F458BD" w:rsidRDefault="0033785D">
                    <w:pPr>
                      <w:widowControl w:val="0"/>
                      <w:spacing w:before="240" w:after="240"/>
                      <w:jc w:val="center"/>
                      <w:rPr>
                        <w:sz w:val="16"/>
                        <w:szCs w:val="16"/>
                      </w:rPr>
                    </w:pPr>
                    <w:sdt>
                      <w:sdtPr>
                        <w:tag w:val="goog_rdk_292"/>
                        <w:id w:val="-1016470762"/>
                      </w:sdtPr>
                      <w:sdtContent>
                        <w:sdt>
                          <w:sdtPr>
                            <w:tag w:val="goog_rdk_293"/>
                            <w:id w:val="-179929365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7"/>
                  <w:id w:val="1387696428"/>
                </w:sdtPr>
                <w:sdtContent>
                  <w:p w14:paraId="000000D5" w14:textId="77777777" w:rsidR="0033785D" w:rsidRPr="00F458BD" w:rsidRDefault="0033785D">
                    <w:pPr>
                      <w:widowControl w:val="0"/>
                      <w:spacing w:before="240" w:after="240"/>
                      <w:jc w:val="center"/>
                      <w:rPr>
                        <w:sz w:val="16"/>
                        <w:szCs w:val="16"/>
                      </w:rPr>
                    </w:pPr>
                    <w:sdt>
                      <w:sdtPr>
                        <w:tag w:val="goog_rdk_295"/>
                        <w:id w:val="240026510"/>
                      </w:sdtPr>
                      <w:sdtContent>
                        <w:sdt>
                          <w:sdtPr>
                            <w:tag w:val="goog_rdk_296"/>
                            <w:id w:val="-1346084865"/>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00"/>
                  <w:id w:val="-388822788"/>
                </w:sdtPr>
                <w:sdtContent>
                  <w:p w14:paraId="000000D6" w14:textId="77777777" w:rsidR="0033785D" w:rsidRPr="00F458BD" w:rsidRDefault="0033785D">
                    <w:pPr>
                      <w:widowControl w:val="0"/>
                      <w:spacing w:before="240" w:after="240"/>
                      <w:jc w:val="center"/>
                      <w:rPr>
                        <w:sz w:val="16"/>
                        <w:szCs w:val="16"/>
                      </w:rPr>
                    </w:pPr>
                    <w:sdt>
                      <w:sdtPr>
                        <w:tag w:val="goog_rdk_298"/>
                        <w:id w:val="-281246278"/>
                      </w:sdtPr>
                      <w:sdtContent>
                        <w:sdt>
                          <w:sdtPr>
                            <w:tag w:val="goog_rdk_299"/>
                            <w:id w:val="1855856937"/>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03"/>
                  <w:id w:val="-1034343171"/>
                </w:sdtPr>
                <w:sdtContent>
                  <w:p w14:paraId="000000D7" w14:textId="77777777" w:rsidR="0033785D" w:rsidRPr="00F458BD" w:rsidRDefault="0033785D">
                    <w:pPr>
                      <w:widowControl w:val="0"/>
                      <w:spacing w:before="240" w:after="240"/>
                      <w:jc w:val="both"/>
                      <w:rPr>
                        <w:sz w:val="16"/>
                        <w:szCs w:val="16"/>
                      </w:rPr>
                    </w:pPr>
                    <w:sdt>
                      <w:sdtPr>
                        <w:tag w:val="goog_rdk_301"/>
                        <w:id w:val="596978606"/>
                      </w:sdtPr>
                      <w:sdtContent>
                        <w:sdt>
                          <w:sdtPr>
                            <w:tag w:val="goog_rdk_302"/>
                            <w:id w:val="-32004870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06"/>
                  <w:id w:val="757659280"/>
                </w:sdtPr>
                <w:sdtContent>
                  <w:p w14:paraId="000000D8" w14:textId="77777777" w:rsidR="0033785D" w:rsidRPr="00F458BD" w:rsidRDefault="0033785D">
                    <w:pPr>
                      <w:widowControl w:val="0"/>
                      <w:spacing w:before="240" w:after="240"/>
                      <w:jc w:val="both"/>
                      <w:rPr>
                        <w:sz w:val="16"/>
                        <w:szCs w:val="16"/>
                      </w:rPr>
                    </w:pPr>
                    <w:sdt>
                      <w:sdtPr>
                        <w:tag w:val="goog_rdk_304"/>
                        <w:id w:val="904872684"/>
                      </w:sdtPr>
                      <w:sdtContent>
                        <w:sdt>
                          <w:sdtPr>
                            <w:tag w:val="goog_rdk_305"/>
                            <w:id w:val="807583729"/>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09"/>
                  <w:id w:val="-1812732269"/>
                </w:sdtPr>
                <w:sdtContent>
                  <w:p w14:paraId="000000D9" w14:textId="77777777" w:rsidR="0033785D" w:rsidRPr="00F458BD" w:rsidRDefault="0033785D">
                    <w:pPr>
                      <w:widowControl w:val="0"/>
                      <w:spacing w:before="240" w:after="240"/>
                      <w:jc w:val="both"/>
                      <w:rPr>
                        <w:sz w:val="16"/>
                        <w:szCs w:val="16"/>
                      </w:rPr>
                    </w:pPr>
                    <w:sdt>
                      <w:sdtPr>
                        <w:tag w:val="goog_rdk_307"/>
                        <w:id w:val="866074443"/>
                      </w:sdtPr>
                      <w:sdtContent>
                        <w:sdt>
                          <w:sdtPr>
                            <w:tag w:val="goog_rdk_308"/>
                            <w:id w:val="156966561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12"/>
                  <w:id w:val="-615317709"/>
                </w:sdtPr>
                <w:sdtContent>
                  <w:p w14:paraId="000000DA" w14:textId="77777777" w:rsidR="0033785D" w:rsidRPr="00F458BD" w:rsidRDefault="0033785D">
                    <w:pPr>
                      <w:widowControl w:val="0"/>
                      <w:spacing w:before="240" w:after="240"/>
                      <w:jc w:val="center"/>
                      <w:rPr>
                        <w:sz w:val="16"/>
                        <w:szCs w:val="16"/>
                      </w:rPr>
                    </w:pPr>
                    <w:sdt>
                      <w:sdtPr>
                        <w:tag w:val="goog_rdk_310"/>
                        <w:id w:val="-2034979631"/>
                      </w:sdtPr>
                      <w:sdtContent>
                        <w:sdt>
                          <w:sdtPr>
                            <w:tag w:val="goog_rdk_311"/>
                            <w:id w:val="2040396289"/>
                          </w:sdtPr>
                          <w:sdtContent/>
                        </w:sdt>
                      </w:sdtContent>
                    </w:sdt>
                  </w:p>
                </w:sdtContent>
              </w:sdt>
            </w:tc>
          </w:tr>
        </w:sdtContent>
      </w:sdt>
      <w:sdt>
        <w:sdtPr>
          <w:tag w:val="goog_rdk_313"/>
          <w:id w:val="-972998649"/>
        </w:sdtPr>
        <w:sdtContent>
          <w:tr w:rsidR="0033785D" w14:paraId="3DD9E57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16"/>
                  <w:id w:val="-641850440"/>
                </w:sdtPr>
                <w:sdtContent>
                  <w:p w14:paraId="000000DB" w14:textId="77777777" w:rsidR="0033785D" w:rsidRPr="00F458BD" w:rsidRDefault="0033785D">
                    <w:pPr>
                      <w:widowControl w:val="0"/>
                      <w:spacing w:before="240" w:after="240"/>
                      <w:jc w:val="both"/>
                      <w:rPr>
                        <w:sz w:val="16"/>
                        <w:szCs w:val="16"/>
                      </w:rPr>
                    </w:pPr>
                    <w:sdt>
                      <w:sdtPr>
                        <w:tag w:val="goog_rdk_314"/>
                        <w:id w:val="465398766"/>
                      </w:sdtPr>
                      <w:sdtContent>
                        <w:sdt>
                          <w:sdtPr>
                            <w:tag w:val="goog_rdk_315"/>
                            <w:id w:val="-112921407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19"/>
                  <w:id w:val="-637180938"/>
                </w:sdtPr>
                <w:sdtContent>
                  <w:p w14:paraId="000000DC" w14:textId="77777777" w:rsidR="0033785D" w:rsidRPr="00F458BD" w:rsidRDefault="0033785D">
                    <w:pPr>
                      <w:widowControl w:val="0"/>
                      <w:spacing w:before="240" w:after="240"/>
                      <w:jc w:val="center"/>
                      <w:rPr>
                        <w:sz w:val="16"/>
                        <w:szCs w:val="16"/>
                      </w:rPr>
                    </w:pPr>
                    <w:sdt>
                      <w:sdtPr>
                        <w:tag w:val="goog_rdk_317"/>
                        <w:id w:val="834929236"/>
                      </w:sdtPr>
                      <w:sdtContent>
                        <w:sdt>
                          <w:sdtPr>
                            <w:tag w:val="goog_rdk_318"/>
                            <w:id w:val="383176107"/>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22"/>
                  <w:id w:val="-1129182362"/>
                </w:sdtPr>
                <w:sdtContent>
                  <w:p w14:paraId="000000DD" w14:textId="77777777" w:rsidR="0033785D" w:rsidRPr="00F458BD" w:rsidRDefault="0033785D">
                    <w:pPr>
                      <w:widowControl w:val="0"/>
                      <w:spacing w:before="240" w:after="240"/>
                      <w:jc w:val="center"/>
                      <w:rPr>
                        <w:sz w:val="16"/>
                        <w:szCs w:val="16"/>
                      </w:rPr>
                    </w:pPr>
                    <w:sdt>
                      <w:sdtPr>
                        <w:tag w:val="goog_rdk_320"/>
                        <w:id w:val="337271426"/>
                      </w:sdtPr>
                      <w:sdtContent>
                        <w:sdt>
                          <w:sdtPr>
                            <w:tag w:val="goog_rdk_321"/>
                            <w:id w:val="-1692909378"/>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25"/>
                  <w:id w:val="304596662"/>
                </w:sdtPr>
                <w:sdtContent>
                  <w:p w14:paraId="000000DE" w14:textId="77777777" w:rsidR="0033785D" w:rsidRPr="00F458BD" w:rsidRDefault="0033785D">
                    <w:pPr>
                      <w:widowControl w:val="0"/>
                      <w:spacing w:before="240" w:after="240"/>
                      <w:jc w:val="both"/>
                      <w:rPr>
                        <w:sz w:val="16"/>
                        <w:szCs w:val="16"/>
                      </w:rPr>
                    </w:pPr>
                    <w:sdt>
                      <w:sdtPr>
                        <w:tag w:val="goog_rdk_323"/>
                        <w:id w:val="-1537906103"/>
                      </w:sdtPr>
                      <w:sdtContent>
                        <w:sdt>
                          <w:sdtPr>
                            <w:tag w:val="goog_rdk_324"/>
                            <w:id w:val="1434385348"/>
                          </w:sdtPr>
                          <w:sdtContent>
                            <w:r>
                              <w:rPr>
                                <w:sz w:val="16"/>
                                <w:szCs w:val="16"/>
                              </w:rPr>
                              <w:t>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28"/>
                  <w:id w:val="-1505866817"/>
                </w:sdtPr>
                <w:sdtContent>
                  <w:p w14:paraId="000000DF" w14:textId="77777777" w:rsidR="0033785D" w:rsidRPr="00F458BD" w:rsidRDefault="0033785D">
                    <w:pPr>
                      <w:widowControl w:val="0"/>
                      <w:spacing w:before="240" w:after="240"/>
                      <w:jc w:val="both"/>
                      <w:rPr>
                        <w:sz w:val="16"/>
                        <w:szCs w:val="16"/>
                      </w:rPr>
                    </w:pPr>
                    <w:sdt>
                      <w:sdtPr>
                        <w:tag w:val="goog_rdk_326"/>
                        <w:id w:val="1905095355"/>
                      </w:sdtPr>
                      <w:sdtContent>
                        <w:sdt>
                          <w:sdtPr>
                            <w:tag w:val="goog_rdk_327"/>
                            <w:id w:val="129877032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31"/>
                  <w:id w:val="869096538"/>
                </w:sdtPr>
                <w:sdtContent>
                  <w:p w14:paraId="000000E0" w14:textId="77777777" w:rsidR="0033785D" w:rsidRPr="00F458BD" w:rsidRDefault="0033785D">
                    <w:pPr>
                      <w:widowControl w:val="0"/>
                      <w:spacing w:before="240" w:after="240"/>
                      <w:jc w:val="center"/>
                      <w:rPr>
                        <w:sz w:val="16"/>
                        <w:szCs w:val="16"/>
                      </w:rPr>
                    </w:pPr>
                    <w:sdt>
                      <w:sdtPr>
                        <w:tag w:val="goog_rdk_329"/>
                        <w:id w:val="693352504"/>
                      </w:sdtPr>
                      <w:sdtContent>
                        <w:sdt>
                          <w:sdtPr>
                            <w:tag w:val="goog_rdk_330"/>
                            <w:id w:val="-47884590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35"/>
                  <w:id w:val="832279025"/>
                </w:sdtPr>
                <w:sdtContent>
                  <w:p w14:paraId="000000E1" w14:textId="77777777" w:rsidR="0033785D" w:rsidRPr="00F458BD" w:rsidRDefault="0033785D">
                    <w:pPr>
                      <w:widowControl w:val="0"/>
                      <w:spacing w:before="240" w:after="240"/>
                      <w:jc w:val="center"/>
                      <w:rPr>
                        <w:sz w:val="16"/>
                        <w:szCs w:val="16"/>
                      </w:rPr>
                    </w:pPr>
                    <w:sdt>
                      <w:sdtPr>
                        <w:tag w:val="goog_rdk_332"/>
                        <w:id w:val="-1539798824"/>
                      </w:sdtPr>
                      <w:sdtContent>
                        <w:sdt>
                          <w:sdtPr>
                            <w:tag w:val="goog_rdk_333"/>
                            <w:id w:val="-1598594579"/>
                          </w:sdtPr>
                          <w:sdtContent>
                            <w:r>
                              <w:rPr>
                                <w:b/>
                                <w:bCs/>
                                <w:sz w:val="16"/>
                                <w:szCs w:val="16"/>
                              </w:rPr>
                              <w:t>Close</w:t>
                            </w:r>
                          </w:sdtContent>
                        </w:sdt>
                        <w:sdt>
                          <w:sdtPr>
                            <w:tag w:val="goog_rdk_334"/>
                            <w:id w:val="1154640202"/>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338"/>
                  <w:id w:val="-1010792674"/>
                </w:sdtPr>
                <w:sdtContent>
                  <w:p w14:paraId="000000E2" w14:textId="77777777" w:rsidR="0033785D" w:rsidRPr="00F458BD" w:rsidRDefault="0033785D">
                    <w:pPr>
                      <w:widowControl w:val="0"/>
                      <w:spacing w:before="240" w:after="240"/>
                      <w:jc w:val="center"/>
                      <w:rPr>
                        <w:sz w:val="16"/>
                        <w:szCs w:val="16"/>
                      </w:rPr>
                    </w:pPr>
                    <w:sdt>
                      <w:sdtPr>
                        <w:tag w:val="goog_rdk_336"/>
                        <w:id w:val="-493785397"/>
                      </w:sdtPr>
                      <w:sdtContent>
                        <w:sdt>
                          <w:sdtPr>
                            <w:tag w:val="goog_rdk_337"/>
                            <w:id w:val="-1116245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1"/>
                  <w:id w:val="39983605"/>
                </w:sdtPr>
                <w:sdtContent>
                  <w:p w14:paraId="000000E3" w14:textId="77777777" w:rsidR="0033785D" w:rsidRPr="00F458BD" w:rsidRDefault="0033785D">
                    <w:pPr>
                      <w:widowControl w:val="0"/>
                      <w:spacing w:before="240" w:after="240"/>
                      <w:jc w:val="center"/>
                      <w:rPr>
                        <w:sz w:val="16"/>
                        <w:szCs w:val="16"/>
                      </w:rPr>
                    </w:pPr>
                    <w:sdt>
                      <w:sdtPr>
                        <w:tag w:val="goog_rdk_339"/>
                        <w:id w:val="766195675"/>
                      </w:sdtPr>
                      <w:sdtContent>
                        <w:sdt>
                          <w:sdtPr>
                            <w:tag w:val="goog_rdk_340"/>
                            <w:id w:val="122585510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4"/>
                  <w:id w:val="389889384"/>
                </w:sdtPr>
                <w:sdtContent>
                  <w:p w14:paraId="000000E4" w14:textId="77777777" w:rsidR="0033785D" w:rsidRPr="00F458BD" w:rsidRDefault="0033785D">
                    <w:pPr>
                      <w:widowControl w:val="0"/>
                      <w:spacing w:before="240" w:after="240"/>
                      <w:jc w:val="center"/>
                      <w:rPr>
                        <w:sz w:val="16"/>
                        <w:szCs w:val="16"/>
                      </w:rPr>
                    </w:pPr>
                    <w:sdt>
                      <w:sdtPr>
                        <w:tag w:val="goog_rdk_342"/>
                        <w:id w:val="-103128033"/>
                      </w:sdtPr>
                      <w:sdtContent>
                        <w:sdt>
                          <w:sdtPr>
                            <w:tag w:val="goog_rdk_343"/>
                            <w:id w:val="66990628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7"/>
                  <w:id w:val="1028571195"/>
                </w:sdtPr>
                <w:sdtContent>
                  <w:p w14:paraId="000000E5" w14:textId="77777777" w:rsidR="0033785D" w:rsidRPr="00F458BD" w:rsidRDefault="0033785D">
                    <w:pPr>
                      <w:widowControl w:val="0"/>
                      <w:spacing w:before="240" w:after="240"/>
                      <w:jc w:val="center"/>
                      <w:rPr>
                        <w:sz w:val="16"/>
                        <w:szCs w:val="16"/>
                      </w:rPr>
                    </w:pPr>
                    <w:sdt>
                      <w:sdtPr>
                        <w:tag w:val="goog_rdk_345"/>
                        <w:id w:val="2013495589"/>
                      </w:sdtPr>
                      <w:sdtContent>
                        <w:sdt>
                          <w:sdtPr>
                            <w:tag w:val="goog_rdk_346"/>
                            <w:id w:val="-11843418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3"/>
                  <w:id w:val="-492236192"/>
                </w:sdtPr>
                <w:sdtContent>
                  <w:p w14:paraId="000000E7" w14:textId="77777777" w:rsidR="0033785D" w:rsidRPr="00F458BD" w:rsidRDefault="0033785D">
                    <w:pPr>
                      <w:widowControl w:val="0"/>
                      <w:spacing w:before="240" w:after="240"/>
                      <w:jc w:val="both"/>
                      <w:rPr>
                        <w:sz w:val="16"/>
                        <w:szCs w:val="16"/>
                      </w:rPr>
                    </w:pPr>
                    <w:sdt>
                      <w:sdtPr>
                        <w:tag w:val="goog_rdk_351"/>
                        <w:id w:val="633563817"/>
                      </w:sdtPr>
                      <w:sdtContent>
                        <w:sdt>
                          <w:sdtPr>
                            <w:tag w:val="goog_rdk_352"/>
                            <w:id w:val="-322478971"/>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356"/>
                  <w:id w:val="1633511694"/>
                </w:sdtPr>
                <w:sdtContent>
                  <w:p w14:paraId="000000E8" w14:textId="77777777" w:rsidR="0033785D" w:rsidRPr="00F458BD" w:rsidRDefault="0033785D">
                    <w:pPr>
                      <w:widowControl w:val="0"/>
                      <w:spacing w:before="240" w:after="240"/>
                      <w:jc w:val="center"/>
                      <w:rPr>
                        <w:sz w:val="16"/>
                        <w:szCs w:val="16"/>
                      </w:rPr>
                    </w:pPr>
                    <w:sdt>
                      <w:sdtPr>
                        <w:tag w:val="goog_rdk_354"/>
                        <w:id w:val="2105109355"/>
                      </w:sdtPr>
                      <w:sdtContent>
                        <w:sdt>
                          <w:sdtPr>
                            <w:tag w:val="goog_rdk_355"/>
                            <w:id w:val="-10969473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9"/>
                  <w:id w:val="2056948351"/>
                </w:sdtPr>
                <w:sdtContent>
                  <w:p w14:paraId="000000E9" w14:textId="77777777" w:rsidR="0033785D" w:rsidRPr="00F458BD" w:rsidRDefault="0033785D">
                    <w:pPr>
                      <w:widowControl w:val="0"/>
                      <w:spacing w:before="240" w:after="240"/>
                      <w:jc w:val="center"/>
                      <w:rPr>
                        <w:sz w:val="16"/>
                        <w:szCs w:val="16"/>
                      </w:rPr>
                    </w:pPr>
                    <w:sdt>
                      <w:sdtPr>
                        <w:tag w:val="goog_rdk_357"/>
                        <w:id w:val="-1558755132"/>
                      </w:sdtPr>
                      <w:sdtContent>
                        <w:sdt>
                          <w:sdtPr>
                            <w:tag w:val="goog_rdk_358"/>
                            <w:id w:val="-729374676"/>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62"/>
                  <w:id w:val="-1426765951"/>
                </w:sdtPr>
                <w:sdtContent>
                  <w:p w14:paraId="000000EA" w14:textId="77777777" w:rsidR="0033785D" w:rsidRPr="00F458BD" w:rsidRDefault="0033785D">
                    <w:pPr>
                      <w:widowControl w:val="0"/>
                      <w:spacing w:before="240" w:after="240"/>
                      <w:jc w:val="center"/>
                      <w:rPr>
                        <w:sz w:val="16"/>
                        <w:szCs w:val="16"/>
                      </w:rPr>
                    </w:pPr>
                    <w:sdt>
                      <w:sdtPr>
                        <w:tag w:val="goog_rdk_360"/>
                        <w:id w:val="-2076558985"/>
                      </w:sdtPr>
                      <w:sdtContent>
                        <w:sdt>
                          <w:sdtPr>
                            <w:tag w:val="goog_rdk_361"/>
                            <w:id w:val="139732974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65"/>
                  <w:id w:val="1384407357"/>
                </w:sdtPr>
                <w:sdtContent>
                  <w:p w14:paraId="000000EB" w14:textId="77777777" w:rsidR="0033785D" w:rsidRPr="00F458BD" w:rsidRDefault="0033785D">
                    <w:pPr>
                      <w:widowControl w:val="0"/>
                      <w:spacing w:before="240" w:after="240"/>
                      <w:jc w:val="both"/>
                      <w:rPr>
                        <w:sz w:val="16"/>
                        <w:szCs w:val="16"/>
                      </w:rPr>
                    </w:pPr>
                    <w:sdt>
                      <w:sdtPr>
                        <w:tag w:val="goog_rdk_363"/>
                        <w:id w:val="-940775653"/>
                      </w:sdtPr>
                      <w:sdtContent>
                        <w:sdt>
                          <w:sdtPr>
                            <w:tag w:val="goog_rdk_364"/>
                            <w:id w:val="-620679147"/>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68"/>
                  <w:id w:val="1414942768"/>
                </w:sdtPr>
                <w:sdtContent>
                  <w:p w14:paraId="000000EC" w14:textId="77777777" w:rsidR="0033785D" w:rsidRPr="00F458BD" w:rsidRDefault="0033785D">
                    <w:pPr>
                      <w:widowControl w:val="0"/>
                      <w:spacing w:before="240" w:after="240"/>
                      <w:jc w:val="both"/>
                      <w:rPr>
                        <w:sz w:val="16"/>
                        <w:szCs w:val="16"/>
                      </w:rPr>
                    </w:pPr>
                    <w:sdt>
                      <w:sdtPr>
                        <w:tag w:val="goog_rdk_366"/>
                        <w:id w:val="-663876842"/>
                      </w:sdtPr>
                      <w:sdtContent>
                        <w:sdt>
                          <w:sdtPr>
                            <w:tag w:val="goog_rdk_367"/>
                            <w:id w:val="35857133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71"/>
                  <w:id w:val="-76981532"/>
                </w:sdtPr>
                <w:sdtContent>
                  <w:p w14:paraId="000000ED" w14:textId="77777777" w:rsidR="0033785D" w:rsidRPr="00F458BD" w:rsidRDefault="0033785D">
                    <w:pPr>
                      <w:widowControl w:val="0"/>
                      <w:spacing w:before="240" w:after="240"/>
                      <w:jc w:val="both"/>
                      <w:rPr>
                        <w:sz w:val="16"/>
                        <w:szCs w:val="16"/>
                      </w:rPr>
                    </w:pPr>
                    <w:sdt>
                      <w:sdtPr>
                        <w:tag w:val="goog_rdk_369"/>
                        <w:id w:val="1413470251"/>
                      </w:sdtPr>
                      <w:sdtContent>
                        <w:sdt>
                          <w:sdtPr>
                            <w:tag w:val="goog_rdk_370"/>
                            <w:id w:val="-637449426"/>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74"/>
                  <w:id w:val="1428159577"/>
                </w:sdtPr>
                <w:sdtContent>
                  <w:p w14:paraId="000000EE" w14:textId="77777777" w:rsidR="0033785D" w:rsidRPr="00F458BD" w:rsidRDefault="0033785D">
                    <w:pPr>
                      <w:widowControl w:val="0"/>
                      <w:spacing w:before="240" w:after="240"/>
                      <w:jc w:val="center"/>
                      <w:rPr>
                        <w:sz w:val="16"/>
                        <w:szCs w:val="16"/>
                      </w:rPr>
                    </w:pPr>
                    <w:sdt>
                      <w:sdtPr>
                        <w:tag w:val="goog_rdk_372"/>
                        <w:id w:val="415904904"/>
                      </w:sdtPr>
                      <w:sdtContent>
                        <w:sdt>
                          <w:sdtPr>
                            <w:tag w:val="goog_rdk_373"/>
                            <w:id w:val="-784170040"/>
                          </w:sdtPr>
                          <w:sdtContent/>
                        </w:sdt>
                      </w:sdtContent>
                    </w:sdt>
                  </w:p>
                </w:sdtContent>
              </w:sdt>
            </w:tc>
          </w:tr>
        </w:sdtContent>
      </w:sdt>
      <w:sdt>
        <w:sdtPr>
          <w:tag w:val="goog_rdk_375"/>
          <w:id w:val="2025408019"/>
        </w:sdtPr>
        <w:sdtContent>
          <w:tr w:rsidR="0033785D" w14:paraId="6B43E56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78"/>
                  <w:id w:val="-181543771"/>
                </w:sdtPr>
                <w:sdtContent>
                  <w:p w14:paraId="000000EF" w14:textId="77777777" w:rsidR="0033785D" w:rsidRPr="00F458BD" w:rsidRDefault="0033785D">
                    <w:pPr>
                      <w:widowControl w:val="0"/>
                      <w:spacing w:before="240" w:after="240"/>
                      <w:jc w:val="both"/>
                      <w:rPr>
                        <w:sz w:val="16"/>
                        <w:szCs w:val="16"/>
                      </w:rPr>
                    </w:pPr>
                    <w:sdt>
                      <w:sdtPr>
                        <w:tag w:val="goog_rdk_376"/>
                        <w:id w:val="-255029029"/>
                      </w:sdtPr>
                      <w:sdtContent>
                        <w:sdt>
                          <w:sdtPr>
                            <w:tag w:val="goog_rdk_377"/>
                            <w:id w:val="1986763218"/>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81"/>
                  <w:id w:val="-348120976"/>
                </w:sdtPr>
                <w:sdtContent>
                  <w:p w14:paraId="000000F0" w14:textId="77777777" w:rsidR="0033785D" w:rsidRPr="00F458BD" w:rsidRDefault="0033785D">
                    <w:pPr>
                      <w:widowControl w:val="0"/>
                      <w:spacing w:before="240" w:after="240"/>
                      <w:jc w:val="center"/>
                      <w:rPr>
                        <w:sz w:val="16"/>
                        <w:szCs w:val="16"/>
                      </w:rPr>
                    </w:pPr>
                    <w:sdt>
                      <w:sdtPr>
                        <w:tag w:val="goog_rdk_379"/>
                        <w:id w:val="-1173011127"/>
                      </w:sdtPr>
                      <w:sdtContent>
                        <w:sdt>
                          <w:sdtPr>
                            <w:tag w:val="goog_rdk_380"/>
                            <w:id w:val="-836269373"/>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84"/>
                  <w:id w:val="-1460993194"/>
                </w:sdtPr>
                <w:sdtContent>
                  <w:p w14:paraId="000000F1" w14:textId="77777777" w:rsidR="0033785D" w:rsidRPr="00F458BD" w:rsidRDefault="0033785D">
                    <w:pPr>
                      <w:widowControl w:val="0"/>
                      <w:spacing w:before="240" w:after="240"/>
                      <w:jc w:val="center"/>
                      <w:rPr>
                        <w:sz w:val="16"/>
                        <w:szCs w:val="16"/>
                      </w:rPr>
                    </w:pPr>
                    <w:sdt>
                      <w:sdtPr>
                        <w:tag w:val="goog_rdk_382"/>
                        <w:id w:val="431012865"/>
                      </w:sdtPr>
                      <w:sdtContent>
                        <w:sdt>
                          <w:sdtPr>
                            <w:tag w:val="goog_rdk_383"/>
                            <w:id w:val="-1134662104"/>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87"/>
                  <w:id w:val="-643123886"/>
                </w:sdtPr>
                <w:sdtContent>
                  <w:p w14:paraId="000000F2" w14:textId="77777777" w:rsidR="0033785D" w:rsidRPr="00F458BD" w:rsidRDefault="0033785D">
                    <w:pPr>
                      <w:widowControl w:val="0"/>
                      <w:spacing w:before="240" w:after="240"/>
                      <w:jc w:val="both"/>
                      <w:rPr>
                        <w:sz w:val="16"/>
                        <w:szCs w:val="16"/>
                      </w:rPr>
                    </w:pPr>
                    <w:sdt>
                      <w:sdtPr>
                        <w:tag w:val="goog_rdk_385"/>
                        <w:id w:val="-1407091110"/>
                      </w:sdtPr>
                      <w:sdtContent>
                        <w:sdt>
                          <w:sdtPr>
                            <w:tag w:val="goog_rdk_386"/>
                            <w:id w:val="594792512"/>
                          </w:sdtPr>
                          <w:sdtContent>
                            <w:r>
                              <w:rPr>
                                <w:sz w:val="16"/>
                                <w:szCs w:val="16"/>
                              </w:rPr>
                              <w:t>6 Months to 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90"/>
                  <w:id w:val="-536533925"/>
                </w:sdtPr>
                <w:sdtContent>
                  <w:p w14:paraId="000000F3" w14:textId="77777777" w:rsidR="0033785D" w:rsidRPr="00F458BD" w:rsidRDefault="0033785D">
                    <w:pPr>
                      <w:widowControl w:val="0"/>
                      <w:spacing w:before="240" w:after="240"/>
                      <w:jc w:val="both"/>
                      <w:rPr>
                        <w:sz w:val="16"/>
                        <w:szCs w:val="16"/>
                      </w:rPr>
                    </w:pPr>
                    <w:sdt>
                      <w:sdtPr>
                        <w:tag w:val="goog_rdk_388"/>
                        <w:id w:val="-606686949"/>
                      </w:sdtPr>
                      <w:sdtContent>
                        <w:sdt>
                          <w:sdtPr>
                            <w:tag w:val="goog_rdk_389"/>
                            <w:id w:val="-1922292741"/>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93"/>
                  <w:id w:val="1553486499"/>
                </w:sdtPr>
                <w:sdtContent>
                  <w:p w14:paraId="000000F4" w14:textId="77777777" w:rsidR="0033785D" w:rsidRPr="00F458BD" w:rsidRDefault="0033785D">
                    <w:pPr>
                      <w:widowControl w:val="0"/>
                      <w:spacing w:before="240" w:after="240"/>
                      <w:jc w:val="center"/>
                      <w:rPr>
                        <w:sz w:val="16"/>
                        <w:szCs w:val="16"/>
                      </w:rPr>
                    </w:pPr>
                    <w:sdt>
                      <w:sdtPr>
                        <w:tag w:val="goog_rdk_391"/>
                        <w:id w:val="-528984084"/>
                      </w:sdtPr>
                      <w:sdtContent>
                        <w:sdt>
                          <w:sdtPr>
                            <w:tag w:val="goog_rdk_392"/>
                            <w:id w:val="-858978772"/>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97"/>
                  <w:id w:val="-1018584168"/>
                </w:sdtPr>
                <w:sdtContent>
                  <w:p w14:paraId="000000F5" w14:textId="77777777" w:rsidR="0033785D" w:rsidRPr="00F458BD" w:rsidRDefault="0033785D">
                    <w:pPr>
                      <w:widowControl w:val="0"/>
                      <w:spacing w:before="240" w:after="240"/>
                      <w:jc w:val="center"/>
                      <w:rPr>
                        <w:sz w:val="16"/>
                        <w:szCs w:val="16"/>
                      </w:rPr>
                    </w:pPr>
                    <w:sdt>
                      <w:sdtPr>
                        <w:tag w:val="goog_rdk_394"/>
                        <w:id w:val="562652789"/>
                      </w:sdtPr>
                      <w:sdtContent>
                        <w:sdt>
                          <w:sdtPr>
                            <w:tag w:val="goog_rdk_395"/>
                            <w:id w:val="-1244670559"/>
                          </w:sdtPr>
                          <w:sdtContent>
                            <w:r>
                              <w:rPr>
                                <w:b/>
                                <w:bCs/>
                                <w:sz w:val="16"/>
                                <w:szCs w:val="16"/>
                              </w:rPr>
                              <w:t>N/A</w:t>
                            </w:r>
                          </w:sdtContent>
                        </w:sdt>
                        <w:sdt>
                          <w:sdtPr>
                            <w:tag w:val="goog_rdk_396"/>
                            <w:id w:val="113551481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00"/>
                  <w:id w:val="1476484260"/>
                </w:sdtPr>
                <w:sdtContent>
                  <w:p w14:paraId="000000F6" w14:textId="77777777" w:rsidR="0033785D" w:rsidRPr="00F458BD" w:rsidRDefault="0033785D">
                    <w:pPr>
                      <w:widowControl w:val="0"/>
                      <w:spacing w:before="240" w:after="240"/>
                      <w:jc w:val="center"/>
                      <w:rPr>
                        <w:sz w:val="16"/>
                        <w:szCs w:val="16"/>
                      </w:rPr>
                    </w:pPr>
                    <w:sdt>
                      <w:sdtPr>
                        <w:tag w:val="goog_rdk_398"/>
                        <w:id w:val="-1444898230"/>
                      </w:sdtPr>
                      <w:sdtContent>
                        <w:sdt>
                          <w:sdtPr>
                            <w:tag w:val="goog_rdk_399"/>
                            <w:id w:val="195607339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3"/>
                  <w:id w:val="186705575"/>
                </w:sdtPr>
                <w:sdtContent>
                  <w:p w14:paraId="000000F7" w14:textId="77777777" w:rsidR="0033785D" w:rsidRPr="00F458BD" w:rsidRDefault="0033785D">
                    <w:pPr>
                      <w:widowControl w:val="0"/>
                      <w:spacing w:before="240" w:after="240"/>
                      <w:jc w:val="center"/>
                      <w:rPr>
                        <w:sz w:val="16"/>
                        <w:szCs w:val="16"/>
                      </w:rPr>
                    </w:pPr>
                    <w:sdt>
                      <w:sdtPr>
                        <w:tag w:val="goog_rdk_401"/>
                        <w:id w:val="883112632"/>
                      </w:sdtPr>
                      <w:sdtContent>
                        <w:sdt>
                          <w:sdtPr>
                            <w:tag w:val="goog_rdk_402"/>
                            <w:id w:val="-4964462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6"/>
                  <w:id w:val="517861592"/>
                </w:sdtPr>
                <w:sdtContent>
                  <w:p w14:paraId="000000F8" w14:textId="77777777" w:rsidR="0033785D" w:rsidRPr="00F458BD" w:rsidRDefault="0033785D">
                    <w:pPr>
                      <w:widowControl w:val="0"/>
                      <w:spacing w:before="240" w:after="240"/>
                      <w:jc w:val="center"/>
                      <w:rPr>
                        <w:sz w:val="16"/>
                        <w:szCs w:val="16"/>
                      </w:rPr>
                    </w:pPr>
                    <w:sdt>
                      <w:sdtPr>
                        <w:tag w:val="goog_rdk_404"/>
                        <w:id w:val="-419888731"/>
                      </w:sdtPr>
                      <w:sdtContent>
                        <w:sdt>
                          <w:sdtPr>
                            <w:tag w:val="goog_rdk_405"/>
                            <w:id w:val="-58299604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9"/>
                  <w:id w:val="1077455016"/>
                </w:sdtPr>
                <w:sdtContent>
                  <w:p w14:paraId="000000F9" w14:textId="77777777" w:rsidR="0033785D" w:rsidRPr="00F458BD" w:rsidRDefault="0033785D">
                    <w:pPr>
                      <w:widowControl w:val="0"/>
                      <w:spacing w:before="240" w:after="240"/>
                      <w:jc w:val="center"/>
                      <w:rPr>
                        <w:sz w:val="16"/>
                        <w:szCs w:val="16"/>
                      </w:rPr>
                    </w:pPr>
                    <w:sdt>
                      <w:sdtPr>
                        <w:tag w:val="goog_rdk_407"/>
                        <w:id w:val="-239044817"/>
                      </w:sdtPr>
                      <w:sdtContent>
                        <w:sdt>
                          <w:sdtPr>
                            <w:tag w:val="goog_rdk_408"/>
                            <w:id w:val="40503413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15"/>
                  <w:id w:val="-12466825"/>
                </w:sdtPr>
                <w:sdtContent>
                  <w:p w14:paraId="000000FB" w14:textId="77777777" w:rsidR="0033785D" w:rsidRPr="00F458BD" w:rsidRDefault="0033785D">
                    <w:pPr>
                      <w:widowControl w:val="0"/>
                      <w:spacing w:before="240" w:after="240"/>
                      <w:jc w:val="both"/>
                      <w:rPr>
                        <w:sz w:val="16"/>
                        <w:szCs w:val="16"/>
                      </w:rPr>
                    </w:pPr>
                    <w:sdt>
                      <w:sdtPr>
                        <w:tag w:val="goog_rdk_413"/>
                        <w:id w:val="-273158798"/>
                      </w:sdtPr>
                      <w:sdtContent>
                        <w:sdt>
                          <w:sdtPr>
                            <w:tag w:val="goog_rdk_414"/>
                            <w:id w:val="384188112"/>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18"/>
                  <w:id w:val="-1865904940"/>
                </w:sdtPr>
                <w:sdtContent>
                  <w:p w14:paraId="000000FC" w14:textId="77777777" w:rsidR="0033785D" w:rsidRPr="00F458BD" w:rsidRDefault="0033785D">
                    <w:pPr>
                      <w:widowControl w:val="0"/>
                      <w:spacing w:before="240" w:after="240"/>
                      <w:jc w:val="center"/>
                      <w:rPr>
                        <w:sz w:val="16"/>
                        <w:szCs w:val="16"/>
                      </w:rPr>
                    </w:pPr>
                    <w:sdt>
                      <w:sdtPr>
                        <w:tag w:val="goog_rdk_416"/>
                        <w:id w:val="-1446112649"/>
                      </w:sdtPr>
                      <w:sdtContent>
                        <w:sdt>
                          <w:sdtPr>
                            <w:tag w:val="goog_rdk_417"/>
                            <w:id w:val="17247842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21"/>
                  <w:id w:val="-1130448053"/>
                </w:sdtPr>
                <w:sdtContent>
                  <w:p w14:paraId="000000FD" w14:textId="77777777" w:rsidR="0033785D" w:rsidRPr="00F458BD" w:rsidRDefault="0033785D">
                    <w:pPr>
                      <w:widowControl w:val="0"/>
                      <w:spacing w:before="240" w:after="240"/>
                      <w:jc w:val="center"/>
                      <w:rPr>
                        <w:sz w:val="16"/>
                        <w:szCs w:val="16"/>
                      </w:rPr>
                    </w:pPr>
                    <w:sdt>
                      <w:sdtPr>
                        <w:tag w:val="goog_rdk_419"/>
                        <w:id w:val="651824106"/>
                      </w:sdtPr>
                      <w:sdtContent>
                        <w:sdt>
                          <w:sdtPr>
                            <w:tag w:val="goog_rdk_420"/>
                            <w:id w:val="-1081849700"/>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24"/>
                  <w:id w:val="-1380751910"/>
                </w:sdtPr>
                <w:sdtContent>
                  <w:p w14:paraId="000000FE" w14:textId="77777777" w:rsidR="0033785D" w:rsidRPr="00F458BD" w:rsidRDefault="0033785D">
                    <w:pPr>
                      <w:widowControl w:val="0"/>
                      <w:spacing w:before="240" w:after="240"/>
                      <w:jc w:val="center"/>
                      <w:rPr>
                        <w:sz w:val="16"/>
                        <w:szCs w:val="16"/>
                      </w:rPr>
                    </w:pPr>
                    <w:sdt>
                      <w:sdtPr>
                        <w:tag w:val="goog_rdk_422"/>
                        <w:id w:val="-1111552543"/>
                      </w:sdtPr>
                      <w:sdtContent>
                        <w:sdt>
                          <w:sdtPr>
                            <w:tag w:val="goog_rdk_423"/>
                            <w:id w:val="-13226038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27"/>
                  <w:id w:val="219348101"/>
                </w:sdtPr>
                <w:sdtContent>
                  <w:p w14:paraId="000000FF" w14:textId="1A71A20F" w:rsidR="0033785D" w:rsidRPr="00F458BD" w:rsidRDefault="0033785D">
                    <w:pPr>
                      <w:widowControl w:val="0"/>
                      <w:spacing w:before="240" w:after="240"/>
                      <w:jc w:val="both"/>
                      <w:rPr>
                        <w:sz w:val="16"/>
                        <w:szCs w:val="16"/>
                      </w:rPr>
                    </w:pPr>
                    <w:sdt>
                      <w:sdtPr>
                        <w:tag w:val="goog_rdk_425"/>
                        <w:id w:val="1985290056"/>
                      </w:sdtPr>
                      <w:sdtContent>
                        <w:sdt>
                          <w:sdtPr>
                            <w:tag w:val="goog_rdk_426"/>
                            <w:id w:val="735493950"/>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30"/>
                  <w:id w:val="-1587863710"/>
                </w:sdtPr>
                <w:sdtContent>
                  <w:p w14:paraId="00000100" w14:textId="77777777" w:rsidR="0033785D" w:rsidRPr="00F458BD" w:rsidRDefault="0033785D">
                    <w:pPr>
                      <w:widowControl w:val="0"/>
                      <w:spacing w:before="240" w:after="240"/>
                      <w:jc w:val="both"/>
                      <w:rPr>
                        <w:sz w:val="16"/>
                        <w:szCs w:val="16"/>
                      </w:rPr>
                    </w:pPr>
                    <w:sdt>
                      <w:sdtPr>
                        <w:tag w:val="goog_rdk_428"/>
                        <w:id w:val="1536761919"/>
                      </w:sdtPr>
                      <w:sdtContent>
                        <w:sdt>
                          <w:sdtPr>
                            <w:tag w:val="goog_rdk_429"/>
                            <w:id w:val="-1073399413"/>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33"/>
                  <w:id w:val="-1192870375"/>
                </w:sdtPr>
                <w:sdtContent>
                  <w:p w14:paraId="00000101" w14:textId="77777777" w:rsidR="0033785D" w:rsidRPr="00F458BD" w:rsidRDefault="0033785D">
                    <w:pPr>
                      <w:widowControl w:val="0"/>
                      <w:spacing w:before="240" w:after="240"/>
                      <w:jc w:val="both"/>
                      <w:rPr>
                        <w:sz w:val="16"/>
                        <w:szCs w:val="16"/>
                      </w:rPr>
                    </w:pPr>
                    <w:sdt>
                      <w:sdtPr>
                        <w:tag w:val="goog_rdk_431"/>
                        <w:id w:val="1483153680"/>
                      </w:sdtPr>
                      <w:sdtContent>
                        <w:sdt>
                          <w:sdtPr>
                            <w:tag w:val="goog_rdk_432"/>
                            <w:id w:val="-1545043988"/>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36"/>
                  <w:id w:val="-270987796"/>
                </w:sdtPr>
                <w:sdtContent>
                  <w:p w14:paraId="00000102" w14:textId="77777777" w:rsidR="0033785D" w:rsidRPr="00F458BD" w:rsidRDefault="0033785D">
                    <w:pPr>
                      <w:widowControl w:val="0"/>
                      <w:spacing w:before="240" w:after="240"/>
                      <w:jc w:val="center"/>
                      <w:rPr>
                        <w:sz w:val="16"/>
                        <w:szCs w:val="16"/>
                      </w:rPr>
                    </w:pPr>
                    <w:sdt>
                      <w:sdtPr>
                        <w:tag w:val="goog_rdk_434"/>
                        <w:id w:val="1740179469"/>
                      </w:sdtPr>
                      <w:sdtContent>
                        <w:sdt>
                          <w:sdtPr>
                            <w:tag w:val="goog_rdk_435"/>
                            <w:id w:val="-52693833"/>
                          </w:sdtPr>
                          <w:sdtContent/>
                        </w:sdt>
                      </w:sdtContent>
                    </w:sdt>
                  </w:p>
                </w:sdtContent>
              </w:sdt>
            </w:tc>
          </w:tr>
        </w:sdtContent>
      </w:sdt>
      <w:sdt>
        <w:sdtPr>
          <w:tag w:val="goog_rdk_437"/>
          <w:id w:val="-1723241039"/>
        </w:sdtPr>
        <w:sdtContent>
          <w:tr w:rsidR="0033785D" w14:paraId="26C5B4C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440"/>
                  <w:id w:val="796088342"/>
                </w:sdtPr>
                <w:sdtContent>
                  <w:p w14:paraId="00000103" w14:textId="77777777" w:rsidR="0033785D" w:rsidRPr="00F458BD" w:rsidRDefault="0033785D">
                    <w:pPr>
                      <w:widowControl w:val="0"/>
                      <w:spacing w:before="240" w:after="240"/>
                      <w:jc w:val="both"/>
                      <w:rPr>
                        <w:sz w:val="16"/>
                        <w:szCs w:val="16"/>
                      </w:rPr>
                    </w:pPr>
                    <w:sdt>
                      <w:sdtPr>
                        <w:tag w:val="goog_rdk_438"/>
                        <w:id w:val="787417805"/>
                      </w:sdtPr>
                      <w:sdtContent>
                        <w:sdt>
                          <w:sdtPr>
                            <w:tag w:val="goog_rdk_439"/>
                            <w:id w:val="511428722"/>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443"/>
                  <w:id w:val="1412693439"/>
                </w:sdtPr>
                <w:sdtContent>
                  <w:p w14:paraId="00000104" w14:textId="77777777" w:rsidR="0033785D" w:rsidRPr="00F458BD" w:rsidRDefault="0033785D">
                    <w:pPr>
                      <w:widowControl w:val="0"/>
                      <w:spacing w:before="240" w:after="240"/>
                      <w:jc w:val="center"/>
                      <w:rPr>
                        <w:sz w:val="16"/>
                        <w:szCs w:val="16"/>
                      </w:rPr>
                    </w:pPr>
                    <w:sdt>
                      <w:sdtPr>
                        <w:tag w:val="goog_rdk_441"/>
                        <w:id w:val="2144114112"/>
                      </w:sdtPr>
                      <w:sdtContent>
                        <w:sdt>
                          <w:sdtPr>
                            <w:tag w:val="goog_rdk_442"/>
                            <w:id w:val="-1618394789"/>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446"/>
                  <w:id w:val="-175733390"/>
                </w:sdtPr>
                <w:sdtContent>
                  <w:p w14:paraId="00000105" w14:textId="77777777" w:rsidR="0033785D" w:rsidRPr="00F458BD" w:rsidRDefault="0033785D">
                    <w:pPr>
                      <w:widowControl w:val="0"/>
                      <w:spacing w:before="240" w:after="240"/>
                      <w:jc w:val="center"/>
                      <w:rPr>
                        <w:sz w:val="16"/>
                        <w:szCs w:val="16"/>
                      </w:rPr>
                    </w:pPr>
                    <w:sdt>
                      <w:sdtPr>
                        <w:tag w:val="goog_rdk_444"/>
                        <w:id w:val="1075027924"/>
                      </w:sdtPr>
                      <w:sdtContent>
                        <w:sdt>
                          <w:sdtPr>
                            <w:tag w:val="goog_rdk_445"/>
                            <w:id w:val="-145347196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449"/>
                  <w:id w:val="-1286008397"/>
                </w:sdtPr>
                <w:sdtContent>
                  <w:p w14:paraId="00000106" w14:textId="77777777" w:rsidR="0033785D" w:rsidRPr="00F458BD" w:rsidRDefault="0033785D">
                    <w:pPr>
                      <w:widowControl w:val="0"/>
                      <w:spacing w:before="240" w:after="240"/>
                      <w:jc w:val="both"/>
                      <w:rPr>
                        <w:sz w:val="16"/>
                        <w:szCs w:val="16"/>
                      </w:rPr>
                    </w:pPr>
                    <w:sdt>
                      <w:sdtPr>
                        <w:tag w:val="goog_rdk_447"/>
                        <w:id w:val="1898863925"/>
                      </w:sdtPr>
                      <w:sdtContent>
                        <w:sdt>
                          <w:sdtPr>
                            <w:tag w:val="goog_rdk_448"/>
                            <w:id w:val="674223477"/>
                          </w:sdtPr>
                          <w:sdtContent>
                            <w:r>
                              <w:rPr>
                                <w:sz w:val="16"/>
                                <w:szCs w:val="16"/>
                              </w:rPr>
                              <w:t>Energization Phase #1</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452"/>
                  <w:id w:val="-1596013420"/>
                </w:sdtPr>
                <w:sdtContent>
                  <w:p w14:paraId="00000107" w14:textId="77777777" w:rsidR="0033785D" w:rsidRPr="00F458BD" w:rsidRDefault="0033785D">
                    <w:pPr>
                      <w:widowControl w:val="0"/>
                      <w:spacing w:before="240" w:after="240"/>
                      <w:jc w:val="both"/>
                      <w:rPr>
                        <w:sz w:val="16"/>
                        <w:szCs w:val="16"/>
                      </w:rPr>
                    </w:pPr>
                    <w:sdt>
                      <w:sdtPr>
                        <w:tag w:val="goog_rdk_450"/>
                        <w:id w:val="-35528245"/>
                      </w:sdtPr>
                      <w:sdtContent>
                        <w:sdt>
                          <w:sdtPr>
                            <w:tag w:val="goog_rdk_451"/>
                            <w:id w:val="165652704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455"/>
                  <w:id w:val="2140977887"/>
                </w:sdtPr>
                <w:sdtContent>
                  <w:p w14:paraId="00000108" w14:textId="77777777" w:rsidR="0033785D" w:rsidRPr="00F458BD" w:rsidRDefault="0033785D">
                    <w:pPr>
                      <w:widowControl w:val="0"/>
                      <w:spacing w:before="240" w:after="240"/>
                      <w:jc w:val="center"/>
                      <w:rPr>
                        <w:sz w:val="16"/>
                        <w:szCs w:val="16"/>
                      </w:rPr>
                    </w:pPr>
                    <w:sdt>
                      <w:sdtPr>
                        <w:tag w:val="goog_rdk_453"/>
                        <w:id w:val="632983987"/>
                      </w:sdtPr>
                      <w:sdtContent>
                        <w:sdt>
                          <w:sdtPr>
                            <w:tag w:val="goog_rdk_454"/>
                            <w:id w:val="-124031783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459"/>
                  <w:id w:val="1893813315"/>
                </w:sdtPr>
                <w:sdtContent>
                  <w:p w14:paraId="00000109" w14:textId="77777777" w:rsidR="0033785D" w:rsidRPr="00F458BD" w:rsidRDefault="0033785D">
                    <w:pPr>
                      <w:widowControl w:val="0"/>
                      <w:spacing w:before="240" w:after="240"/>
                      <w:jc w:val="center"/>
                      <w:rPr>
                        <w:sz w:val="16"/>
                        <w:szCs w:val="16"/>
                      </w:rPr>
                    </w:pPr>
                    <w:sdt>
                      <w:sdtPr>
                        <w:tag w:val="goog_rdk_456"/>
                        <w:id w:val="656923600"/>
                      </w:sdtPr>
                      <w:sdtContent>
                        <w:sdt>
                          <w:sdtPr>
                            <w:tag w:val="goog_rdk_457"/>
                            <w:id w:val="-530440185"/>
                          </w:sdtPr>
                          <w:sdtContent>
                            <w:r>
                              <w:rPr>
                                <w:b/>
                                <w:bCs/>
                                <w:sz w:val="16"/>
                                <w:szCs w:val="16"/>
                              </w:rPr>
                              <w:t>By Energization</w:t>
                            </w:r>
                          </w:sdtContent>
                        </w:sdt>
                        <w:sdt>
                          <w:sdtPr>
                            <w:tag w:val="goog_rdk_458"/>
                            <w:id w:val="-1267057253"/>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62"/>
                  <w:id w:val="1550772542"/>
                </w:sdtPr>
                <w:sdtContent>
                  <w:p w14:paraId="0000010A" w14:textId="77777777" w:rsidR="0033785D" w:rsidRPr="00F458BD" w:rsidRDefault="0033785D">
                    <w:pPr>
                      <w:widowControl w:val="0"/>
                      <w:spacing w:before="240" w:after="240"/>
                      <w:jc w:val="center"/>
                      <w:rPr>
                        <w:sz w:val="16"/>
                        <w:szCs w:val="16"/>
                      </w:rPr>
                    </w:pPr>
                    <w:sdt>
                      <w:sdtPr>
                        <w:tag w:val="goog_rdk_460"/>
                        <w:id w:val="-1509645280"/>
                      </w:sdtPr>
                      <w:sdtContent>
                        <w:sdt>
                          <w:sdtPr>
                            <w:tag w:val="goog_rdk_461"/>
                            <w:id w:val="-28049399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5"/>
                  <w:id w:val="351199208"/>
                </w:sdtPr>
                <w:sdtContent>
                  <w:p w14:paraId="0000010B" w14:textId="77777777" w:rsidR="0033785D" w:rsidRPr="00F458BD" w:rsidRDefault="0033785D">
                    <w:pPr>
                      <w:widowControl w:val="0"/>
                      <w:spacing w:before="240" w:after="240"/>
                      <w:jc w:val="center"/>
                      <w:rPr>
                        <w:sz w:val="16"/>
                        <w:szCs w:val="16"/>
                      </w:rPr>
                    </w:pPr>
                    <w:sdt>
                      <w:sdtPr>
                        <w:tag w:val="goog_rdk_463"/>
                        <w:id w:val="387519026"/>
                      </w:sdtPr>
                      <w:sdtContent>
                        <w:sdt>
                          <w:sdtPr>
                            <w:tag w:val="goog_rdk_464"/>
                            <w:id w:val="-1468253347"/>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8"/>
                  <w:id w:val="-697137554"/>
                </w:sdtPr>
                <w:sdtContent>
                  <w:p w14:paraId="0000010C" w14:textId="77777777" w:rsidR="0033785D" w:rsidRPr="00F458BD" w:rsidRDefault="0033785D">
                    <w:pPr>
                      <w:widowControl w:val="0"/>
                      <w:spacing w:before="240" w:after="240"/>
                      <w:jc w:val="center"/>
                      <w:rPr>
                        <w:sz w:val="16"/>
                        <w:szCs w:val="16"/>
                      </w:rPr>
                    </w:pPr>
                    <w:sdt>
                      <w:sdtPr>
                        <w:tag w:val="goog_rdk_466"/>
                        <w:id w:val="1600855412"/>
                      </w:sdtPr>
                      <w:sdtContent>
                        <w:sdt>
                          <w:sdtPr>
                            <w:tag w:val="goog_rdk_467"/>
                            <w:id w:val="5638285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1"/>
                  <w:id w:val="596420476"/>
                </w:sdtPr>
                <w:sdtContent>
                  <w:p w14:paraId="0000010D" w14:textId="77777777" w:rsidR="0033785D" w:rsidRPr="00F458BD" w:rsidRDefault="0033785D">
                    <w:pPr>
                      <w:widowControl w:val="0"/>
                      <w:spacing w:before="240" w:after="240"/>
                      <w:jc w:val="center"/>
                      <w:rPr>
                        <w:sz w:val="16"/>
                        <w:szCs w:val="16"/>
                      </w:rPr>
                    </w:pPr>
                    <w:sdt>
                      <w:sdtPr>
                        <w:tag w:val="goog_rdk_469"/>
                        <w:id w:val="-712489034"/>
                      </w:sdtPr>
                      <w:sdtContent>
                        <w:sdt>
                          <w:sdtPr>
                            <w:tag w:val="goog_rdk_470"/>
                            <w:id w:val="-797077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7"/>
                  <w:id w:val="-1072310305"/>
                </w:sdtPr>
                <w:sdtContent>
                  <w:p w14:paraId="0000010F" w14:textId="77777777" w:rsidR="0033785D" w:rsidRPr="00F458BD" w:rsidRDefault="0033785D">
                    <w:pPr>
                      <w:widowControl w:val="0"/>
                      <w:spacing w:before="240" w:after="240"/>
                      <w:jc w:val="center"/>
                      <w:rPr>
                        <w:sz w:val="16"/>
                        <w:szCs w:val="16"/>
                      </w:rPr>
                    </w:pPr>
                    <w:sdt>
                      <w:sdtPr>
                        <w:tag w:val="goog_rdk_475"/>
                        <w:id w:val="-327021398"/>
                      </w:sdtPr>
                      <w:sdtContent>
                        <w:sdt>
                          <w:sdtPr>
                            <w:tag w:val="goog_rdk_476"/>
                            <w:id w:val="6480772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80"/>
                  <w:id w:val="-944968885"/>
                </w:sdtPr>
                <w:sdtContent>
                  <w:p w14:paraId="00000110" w14:textId="77777777" w:rsidR="0033785D" w:rsidRPr="00F458BD" w:rsidRDefault="0033785D">
                    <w:pPr>
                      <w:widowControl w:val="0"/>
                      <w:spacing w:before="240" w:after="240"/>
                      <w:jc w:val="center"/>
                      <w:rPr>
                        <w:sz w:val="16"/>
                        <w:szCs w:val="16"/>
                      </w:rPr>
                    </w:pPr>
                    <w:sdt>
                      <w:sdtPr>
                        <w:tag w:val="goog_rdk_478"/>
                        <w:id w:val="380145029"/>
                      </w:sdtPr>
                      <w:sdtContent>
                        <w:sdt>
                          <w:sdtPr>
                            <w:tag w:val="goog_rdk_479"/>
                            <w:id w:val="150356106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83"/>
                  <w:id w:val="1623215809"/>
                </w:sdtPr>
                <w:sdtContent>
                  <w:p w14:paraId="00000111" w14:textId="77777777" w:rsidR="0033785D" w:rsidRPr="00F458BD" w:rsidRDefault="0033785D">
                    <w:pPr>
                      <w:widowControl w:val="0"/>
                      <w:spacing w:before="240" w:after="240"/>
                      <w:jc w:val="center"/>
                      <w:rPr>
                        <w:sz w:val="16"/>
                        <w:szCs w:val="16"/>
                      </w:rPr>
                    </w:pPr>
                    <w:sdt>
                      <w:sdtPr>
                        <w:tag w:val="goog_rdk_481"/>
                        <w:id w:val="1237807099"/>
                      </w:sdtPr>
                      <w:sdtContent>
                        <w:sdt>
                          <w:sdtPr>
                            <w:tag w:val="goog_rdk_482"/>
                            <w:id w:val="-2097526681"/>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86"/>
                  <w:id w:val="1612358362"/>
                </w:sdtPr>
                <w:sdtContent>
                  <w:p w14:paraId="00000112" w14:textId="77777777" w:rsidR="0033785D" w:rsidRPr="00F458BD" w:rsidRDefault="0033785D">
                    <w:pPr>
                      <w:widowControl w:val="0"/>
                      <w:spacing w:before="240" w:after="240"/>
                      <w:jc w:val="center"/>
                      <w:rPr>
                        <w:sz w:val="16"/>
                        <w:szCs w:val="16"/>
                      </w:rPr>
                    </w:pPr>
                    <w:sdt>
                      <w:sdtPr>
                        <w:tag w:val="goog_rdk_484"/>
                        <w:id w:val="-1988397395"/>
                      </w:sdtPr>
                      <w:sdtContent>
                        <w:sdt>
                          <w:sdtPr>
                            <w:tag w:val="goog_rdk_485"/>
                            <w:id w:val="36671509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89"/>
                  <w:id w:val="-342268873"/>
                </w:sdtPr>
                <w:sdtContent>
                  <w:p w14:paraId="00000113" w14:textId="77777777" w:rsidR="0033785D" w:rsidRPr="00F458BD" w:rsidRDefault="0033785D">
                    <w:pPr>
                      <w:widowControl w:val="0"/>
                      <w:spacing w:before="240" w:after="240"/>
                      <w:jc w:val="both"/>
                      <w:rPr>
                        <w:sz w:val="16"/>
                        <w:szCs w:val="16"/>
                      </w:rPr>
                    </w:pPr>
                    <w:sdt>
                      <w:sdtPr>
                        <w:tag w:val="goog_rdk_487"/>
                        <w:id w:val="-1975544865"/>
                      </w:sdtPr>
                      <w:sdtContent>
                        <w:sdt>
                          <w:sdtPr>
                            <w:tag w:val="goog_rdk_488"/>
                            <w:id w:val="-99634419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92"/>
                  <w:id w:val="552364713"/>
                </w:sdtPr>
                <w:sdtContent>
                  <w:p w14:paraId="00000114" w14:textId="77777777" w:rsidR="0033785D" w:rsidRPr="00F458BD" w:rsidRDefault="0033785D">
                    <w:pPr>
                      <w:widowControl w:val="0"/>
                      <w:spacing w:before="240" w:after="240"/>
                      <w:jc w:val="center"/>
                      <w:rPr>
                        <w:sz w:val="16"/>
                        <w:szCs w:val="16"/>
                      </w:rPr>
                    </w:pPr>
                    <w:sdt>
                      <w:sdtPr>
                        <w:tag w:val="goog_rdk_490"/>
                        <w:id w:val="-982975998"/>
                      </w:sdtPr>
                      <w:sdtContent>
                        <w:sdt>
                          <w:sdtPr>
                            <w:tag w:val="goog_rdk_491"/>
                            <w:id w:val="1495556917"/>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95"/>
                  <w:id w:val="1280751605"/>
                </w:sdtPr>
                <w:sdtContent>
                  <w:p w14:paraId="00000115" w14:textId="77777777" w:rsidR="0033785D" w:rsidRPr="00F458BD" w:rsidRDefault="0033785D">
                    <w:pPr>
                      <w:widowControl w:val="0"/>
                      <w:spacing w:before="240" w:after="240"/>
                      <w:jc w:val="center"/>
                      <w:rPr>
                        <w:sz w:val="16"/>
                        <w:szCs w:val="16"/>
                      </w:rPr>
                    </w:pPr>
                    <w:sdt>
                      <w:sdtPr>
                        <w:tag w:val="goog_rdk_493"/>
                        <w:id w:val="-928842066"/>
                      </w:sdtPr>
                      <w:sdtContent>
                        <w:sdt>
                          <w:sdtPr>
                            <w:tag w:val="goog_rdk_494"/>
                            <w:id w:val="36151513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98"/>
                  <w:id w:val="273323356"/>
                </w:sdtPr>
                <w:sdtContent>
                  <w:p w14:paraId="00000116" w14:textId="77777777" w:rsidR="0033785D" w:rsidRPr="00F458BD" w:rsidRDefault="0033785D">
                    <w:pPr>
                      <w:widowControl w:val="0"/>
                      <w:spacing w:before="240" w:after="240"/>
                      <w:jc w:val="center"/>
                      <w:rPr>
                        <w:sz w:val="16"/>
                        <w:szCs w:val="16"/>
                      </w:rPr>
                    </w:pPr>
                    <w:sdt>
                      <w:sdtPr>
                        <w:tag w:val="goog_rdk_496"/>
                        <w:id w:val="-1558917865"/>
                      </w:sdtPr>
                      <w:sdtContent>
                        <w:sdt>
                          <w:sdtPr>
                            <w:tag w:val="goog_rdk_497"/>
                            <w:id w:val="-510470366"/>
                          </w:sdtPr>
                          <w:sdtContent/>
                        </w:sdt>
                      </w:sdtContent>
                    </w:sdt>
                  </w:p>
                </w:sdtContent>
              </w:sdt>
            </w:tc>
          </w:tr>
        </w:sdtContent>
      </w:sdt>
      <w:sdt>
        <w:sdtPr>
          <w:tag w:val="goog_rdk_499"/>
          <w:id w:val="-160444337"/>
        </w:sdtPr>
        <w:sdtContent>
          <w:tr w:rsidR="0033785D" w14:paraId="09B628D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02"/>
                  <w:id w:val="650016244"/>
                </w:sdtPr>
                <w:sdtContent>
                  <w:p w14:paraId="00000117" w14:textId="77777777" w:rsidR="0033785D" w:rsidRPr="00F458BD" w:rsidRDefault="0033785D">
                    <w:pPr>
                      <w:widowControl w:val="0"/>
                      <w:spacing w:before="240" w:after="240"/>
                      <w:jc w:val="both"/>
                      <w:rPr>
                        <w:sz w:val="16"/>
                        <w:szCs w:val="16"/>
                      </w:rPr>
                    </w:pPr>
                    <w:sdt>
                      <w:sdtPr>
                        <w:tag w:val="goog_rdk_500"/>
                        <w:id w:val="1893151227"/>
                      </w:sdtPr>
                      <w:sdtContent>
                        <w:sdt>
                          <w:sdtPr>
                            <w:tag w:val="goog_rdk_501"/>
                            <w:id w:val="161028599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05"/>
                  <w:id w:val="-845444111"/>
                </w:sdtPr>
                <w:sdtContent>
                  <w:p w14:paraId="00000118" w14:textId="77777777" w:rsidR="0033785D" w:rsidRPr="00F458BD" w:rsidRDefault="0033785D">
                    <w:pPr>
                      <w:widowControl w:val="0"/>
                      <w:spacing w:before="240" w:after="240"/>
                      <w:jc w:val="center"/>
                      <w:rPr>
                        <w:sz w:val="16"/>
                        <w:szCs w:val="16"/>
                      </w:rPr>
                    </w:pPr>
                    <w:sdt>
                      <w:sdtPr>
                        <w:tag w:val="goog_rdk_503"/>
                        <w:id w:val="1646450150"/>
                      </w:sdtPr>
                      <w:sdtContent>
                        <w:sdt>
                          <w:sdtPr>
                            <w:tag w:val="goog_rdk_504"/>
                            <w:id w:val="-1740867584"/>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08"/>
                  <w:id w:val="888272095"/>
                </w:sdtPr>
                <w:sdtContent>
                  <w:p w14:paraId="00000119" w14:textId="77777777" w:rsidR="0033785D" w:rsidRPr="00F458BD" w:rsidRDefault="0033785D">
                    <w:pPr>
                      <w:widowControl w:val="0"/>
                      <w:spacing w:before="240" w:after="240"/>
                      <w:jc w:val="center"/>
                      <w:rPr>
                        <w:sz w:val="16"/>
                        <w:szCs w:val="16"/>
                      </w:rPr>
                    </w:pPr>
                    <w:sdt>
                      <w:sdtPr>
                        <w:tag w:val="goog_rdk_506"/>
                        <w:id w:val="1547747198"/>
                      </w:sdtPr>
                      <w:sdtContent>
                        <w:sdt>
                          <w:sdtPr>
                            <w:tag w:val="goog_rdk_507"/>
                            <w:id w:val="1397680850"/>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11"/>
                  <w:id w:val="1219454261"/>
                </w:sdtPr>
                <w:sdtContent>
                  <w:p w14:paraId="0000011A" w14:textId="77777777" w:rsidR="0033785D" w:rsidRPr="00F458BD" w:rsidRDefault="0033785D">
                    <w:pPr>
                      <w:widowControl w:val="0"/>
                      <w:spacing w:before="240" w:after="240"/>
                      <w:jc w:val="both"/>
                      <w:rPr>
                        <w:sz w:val="16"/>
                        <w:szCs w:val="16"/>
                      </w:rPr>
                    </w:pPr>
                    <w:sdt>
                      <w:sdtPr>
                        <w:tag w:val="goog_rdk_509"/>
                        <w:id w:val="391459042"/>
                      </w:sdtPr>
                      <w:sdtContent>
                        <w:sdt>
                          <w:sdtPr>
                            <w:tag w:val="goog_rdk_510"/>
                            <w:id w:val="-848611402"/>
                          </w:sdtPr>
                          <w:sdtContent>
                            <w:r>
                              <w:rPr>
                                <w:sz w:val="16"/>
                                <w:szCs w:val="16"/>
                              </w:rPr>
                              <w:t>Energization Phase #2</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14"/>
                  <w:id w:val="24450849"/>
                </w:sdtPr>
                <w:sdtContent>
                  <w:p w14:paraId="0000011B" w14:textId="77777777" w:rsidR="0033785D" w:rsidRPr="00F458BD" w:rsidRDefault="0033785D">
                    <w:pPr>
                      <w:widowControl w:val="0"/>
                      <w:spacing w:before="240" w:after="240"/>
                      <w:jc w:val="both"/>
                      <w:rPr>
                        <w:sz w:val="16"/>
                        <w:szCs w:val="16"/>
                      </w:rPr>
                    </w:pPr>
                    <w:sdt>
                      <w:sdtPr>
                        <w:tag w:val="goog_rdk_512"/>
                        <w:id w:val="-171483290"/>
                      </w:sdtPr>
                      <w:sdtContent>
                        <w:sdt>
                          <w:sdtPr>
                            <w:tag w:val="goog_rdk_513"/>
                            <w:id w:val="-78552841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17"/>
                  <w:id w:val="2127245693"/>
                </w:sdtPr>
                <w:sdtContent>
                  <w:p w14:paraId="0000011C" w14:textId="77777777" w:rsidR="0033785D" w:rsidRPr="00F458BD" w:rsidRDefault="0033785D">
                    <w:pPr>
                      <w:widowControl w:val="0"/>
                      <w:spacing w:before="240" w:after="240"/>
                      <w:jc w:val="center"/>
                      <w:rPr>
                        <w:sz w:val="16"/>
                        <w:szCs w:val="16"/>
                      </w:rPr>
                    </w:pPr>
                    <w:sdt>
                      <w:sdtPr>
                        <w:tag w:val="goog_rdk_515"/>
                        <w:id w:val="-765809945"/>
                      </w:sdtPr>
                      <w:sdtContent>
                        <w:sdt>
                          <w:sdtPr>
                            <w:tag w:val="goog_rdk_516"/>
                            <w:id w:val="74190731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21"/>
                  <w:id w:val="1225393461"/>
                </w:sdtPr>
                <w:sdtContent>
                  <w:p w14:paraId="0000011D" w14:textId="77777777" w:rsidR="0033785D" w:rsidRPr="00F458BD" w:rsidRDefault="0033785D">
                    <w:pPr>
                      <w:widowControl w:val="0"/>
                      <w:spacing w:before="240" w:after="240"/>
                      <w:jc w:val="center"/>
                      <w:rPr>
                        <w:sz w:val="16"/>
                        <w:szCs w:val="16"/>
                      </w:rPr>
                    </w:pPr>
                    <w:sdt>
                      <w:sdtPr>
                        <w:tag w:val="goog_rdk_518"/>
                        <w:id w:val="826583591"/>
                      </w:sdtPr>
                      <w:sdtContent>
                        <w:sdt>
                          <w:sdtPr>
                            <w:tag w:val="goog_rdk_519"/>
                            <w:id w:val="-1650031351"/>
                          </w:sdtPr>
                          <w:sdtContent>
                            <w:r>
                              <w:rPr>
                                <w:b/>
                                <w:bCs/>
                                <w:sz w:val="16"/>
                                <w:szCs w:val="16"/>
                              </w:rPr>
                              <w:t>By Energization</w:t>
                            </w:r>
                          </w:sdtContent>
                        </w:sdt>
                        <w:sdt>
                          <w:sdtPr>
                            <w:tag w:val="goog_rdk_520"/>
                            <w:id w:val="10380274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24"/>
                  <w:id w:val="1730944686"/>
                </w:sdtPr>
                <w:sdtContent>
                  <w:p w14:paraId="0000011E" w14:textId="77777777" w:rsidR="0033785D" w:rsidRPr="00F458BD" w:rsidRDefault="0033785D">
                    <w:pPr>
                      <w:widowControl w:val="0"/>
                      <w:spacing w:before="240" w:after="240"/>
                      <w:jc w:val="center"/>
                      <w:rPr>
                        <w:sz w:val="16"/>
                        <w:szCs w:val="16"/>
                      </w:rPr>
                    </w:pPr>
                    <w:sdt>
                      <w:sdtPr>
                        <w:tag w:val="goog_rdk_522"/>
                        <w:id w:val="153738010"/>
                      </w:sdtPr>
                      <w:sdtContent>
                        <w:sdt>
                          <w:sdtPr>
                            <w:tag w:val="goog_rdk_523"/>
                            <w:id w:val="-246284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27"/>
                  <w:id w:val="-336490415"/>
                </w:sdtPr>
                <w:sdtContent>
                  <w:p w14:paraId="0000011F" w14:textId="77777777" w:rsidR="0033785D" w:rsidRPr="00F458BD" w:rsidRDefault="0033785D">
                    <w:pPr>
                      <w:widowControl w:val="0"/>
                      <w:spacing w:before="240" w:after="240"/>
                      <w:jc w:val="center"/>
                      <w:rPr>
                        <w:sz w:val="16"/>
                        <w:szCs w:val="16"/>
                      </w:rPr>
                    </w:pPr>
                    <w:sdt>
                      <w:sdtPr>
                        <w:tag w:val="goog_rdk_525"/>
                        <w:id w:val="2062572621"/>
                      </w:sdtPr>
                      <w:sdtContent>
                        <w:sdt>
                          <w:sdtPr>
                            <w:tag w:val="goog_rdk_526"/>
                            <w:id w:val="-3827422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0"/>
                  <w:id w:val="2010346375"/>
                </w:sdtPr>
                <w:sdtContent>
                  <w:p w14:paraId="00000120" w14:textId="77777777" w:rsidR="0033785D" w:rsidRPr="00F458BD" w:rsidRDefault="0033785D">
                    <w:pPr>
                      <w:widowControl w:val="0"/>
                      <w:spacing w:before="240" w:after="240"/>
                      <w:jc w:val="center"/>
                      <w:rPr>
                        <w:sz w:val="16"/>
                        <w:szCs w:val="16"/>
                      </w:rPr>
                    </w:pPr>
                    <w:sdt>
                      <w:sdtPr>
                        <w:tag w:val="goog_rdk_528"/>
                        <w:id w:val="832991400"/>
                      </w:sdtPr>
                      <w:sdtContent>
                        <w:sdt>
                          <w:sdtPr>
                            <w:tag w:val="goog_rdk_529"/>
                            <w:id w:val="-170006192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3"/>
                  <w:id w:val="-329679664"/>
                </w:sdtPr>
                <w:sdtContent>
                  <w:p w14:paraId="00000121" w14:textId="77777777" w:rsidR="0033785D" w:rsidRPr="00F458BD" w:rsidRDefault="0033785D">
                    <w:pPr>
                      <w:widowControl w:val="0"/>
                      <w:spacing w:before="240" w:after="240"/>
                      <w:jc w:val="center"/>
                      <w:rPr>
                        <w:sz w:val="16"/>
                        <w:szCs w:val="16"/>
                      </w:rPr>
                    </w:pPr>
                    <w:sdt>
                      <w:sdtPr>
                        <w:tag w:val="goog_rdk_531"/>
                        <w:id w:val="1966323550"/>
                      </w:sdtPr>
                      <w:sdtContent>
                        <w:sdt>
                          <w:sdtPr>
                            <w:tag w:val="goog_rdk_532"/>
                            <w:id w:val="-128167378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9"/>
                  <w:id w:val="125446694"/>
                </w:sdtPr>
                <w:sdtContent>
                  <w:p w14:paraId="00000123" w14:textId="77777777" w:rsidR="0033785D" w:rsidRPr="00F458BD" w:rsidRDefault="0033785D">
                    <w:pPr>
                      <w:widowControl w:val="0"/>
                      <w:spacing w:before="240" w:after="240"/>
                      <w:jc w:val="center"/>
                      <w:rPr>
                        <w:sz w:val="16"/>
                        <w:szCs w:val="16"/>
                      </w:rPr>
                    </w:pPr>
                    <w:sdt>
                      <w:sdtPr>
                        <w:tag w:val="goog_rdk_537"/>
                        <w:id w:val="-232327316"/>
                      </w:sdtPr>
                      <w:sdtContent>
                        <w:sdt>
                          <w:sdtPr>
                            <w:tag w:val="goog_rdk_538"/>
                            <w:id w:val="-1746118024"/>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542"/>
                  <w:id w:val="-1379824546"/>
                </w:sdtPr>
                <w:sdtContent>
                  <w:p w14:paraId="00000124" w14:textId="77777777" w:rsidR="0033785D" w:rsidRPr="00F458BD" w:rsidRDefault="0033785D">
                    <w:pPr>
                      <w:widowControl w:val="0"/>
                      <w:spacing w:before="240" w:after="240"/>
                      <w:jc w:val="center"/>
                      <w:rPr>
                        <w:sz w:val="16"/>
                        <w:szCs w:val="16"/>
                      </w:rPr>
                    </w:pPr>
                    <w:sdt>
                      <w:sdtPr>
                        <w:tag w:val="goog_rdk_540"/>
                        <w:id w:val="906995764"/>
                      </w:sdtPr>
                      <w:sdtContent>
                        <w:sdt>
                          <w:sdtPr>
                            <w:tag w:val="goog_rdk_541"/>
                            <w:id w:val="-196632051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45"/>
                  <w:id w:val="-874088807"/>
                </w:sdtPr>
                <w:sdtContent>
                  <w:p w14:paraId="00000125" w14:textId="77777777" w:rsidR="0033785D" w:rsidRPr="00F458BD" w:rsidRDefault="0033785D">
                    <w:pPr>
                      <w:widowControl w:val="0"/>
                      <w:spacing w:before="240" w:after="240"/>
                      <w:jc w:val="center"/>
                      <w:rPr>
                        <w:sz w:val="16"/>
                        <w:szCs w:val="16"/>
                      </w:rPr>
                    </w:pPr>
                    <w:sdt>
                      <w:sdtPr>
                        <w:tag w:val="goog_rdk_543"/>
                        <w:id w:val="561989338"/>
                      </w:sdtPr>
                      <w:sdtContent>
                        <w:sdt>
                          <w:sdtPr>
                            <w:tag w:val="goog_rdk_544"/>
                            <w:id w:val="234524004"/>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548"/>
                  <w:id w:val="478257532"/>
                </w:sdtPr>
                <w:sdtContent>
                  <w:p w14:paraId="00000126" w14:textId="77777777" w:rsidR="0033785D" w:rsidRPr="00F458BD" w:rsidRDefault="0033785D">
                    <w:pPr>
                      <w:widowControl w:val="0"/>
                      <w:spacing w:before="240" w:after="240"/>
                      <w:jc w:val="center"/>
                      <w:rPr>
                        <w:sz w:val="16"/>
                        <w:szCs w:val="16"/>
                      </w:rPr>
                    </w:pPr>
                    <w:sdt>
                      <w:sdtPr>
                        <w:tag w:val="goog_rdk_546"/>
                        <w:id w:val="-662449462"/>
                      </w:sdtPr>
                      <w:sdtContent>
                        <w:sdt>
                          <w:sdtPr>
                            <w:tag w:val="goog_rdk_547"/>
                            <w:id w:val="-1337630691"/>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551"/>
                  <w:id w:val="1311379443"/>
                </w:sdtPr>
                <w:sdtContent>
                  <w:p w14:paraId="00000127" w14:textId="77777777" w:rsidR="0033785D" w:rsidRPr="00F458BD" w:rsidRDefault="0033785D">
                    <w:pPr>
                      <w:widowControl w:val="0"/>
                      <w:spacing w:before="240" w:after="240"/>
                      <w:jc w:val="both"/>
                      <w:rPr>
                        <w:sz w:val="16"/>
                        <w:szCs w:val="16"/>
                      </w:rPr>
                    </w:pPr>
                    <w:sdt>
                      <w:sdtPr>
                        <w:tag w:val="goog_rdk_549"/>
                        <w:id w:val="-1422563003"/>
                      </w:sdtPr>
                      <w:sdtContent>
                        <w:sdt>
                          <w:sdtPr>
                            <w:tag w:val="goog_rdk_550"/>
                            <w:id w:val="-44860949"/>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554"/>
                  <w:id w:val="-1351558853"/>
                </w:sdtPr>
                <w:sdtContent>
                  <w:p w14:paraId="00000128" w14:textId="77777777" w:rsidR="0033785D" w:rsidRPr="00F458BD" w:rsidRDefault="0033785D">
                    <w:pPr>
                      <w:widowControl w:val="0"/>
                      <w:spacing w:before="240" w:after="240"/>
                      <w:jc w:val="center"/>
                      <w:rPr>
                        <w:sz w:val="16"/>
                        <w:szCs w:val="16"/>
                      </w:rPr>
                    </w:pPr>
                    <w:sdt>
                      <w:sdtPr>
                        <w:tag w:val="goog_rdk_552"/>
                        <w:id w:val="928777501"/>
                      </w:sdtPr>
                      <w:sdtContent>
                        <w:sdt>
                          <w:sdtPr>
                            <w:tag w:val="goog_rdk_553"/>
                            <w:id w:val="87346312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557"/>
                  <w:id w:val="-2120498320"/>
                </w:sdtPr>
                <w:sdtContent>
                  <w:p w14:paraId="00000129" w14:textId="77777777" w:rsidR="0033785D" w:rsidRPr="00F458BD" w:rsidRDefault="0033785D">
                    <w:pPr>
                      <w:widowControl w:val="0"/>
                      <w:spacing w:before="240" w:after="240"/>
                      <w:jc w:val="center"/>
                      <w:rPr>
                        <w:sz w:val="16"/>
                        <w:szCs w:val="16"/>
                      </w:rPr>
                    </w:pPr>
                    <w:sdt>
                      <w:sdtPr>
                        <w:tag w:val="goog_rdk_555"/>
                        <w:id w:val="-1197568982"/>
                      </w:sdtPr>
                      <w:sdtContent>
                        <w:sdt>
                          <w:sdtPr>
                            <w:tag w:val="goog_rdk_556"/>
                            <w:id w:val="188799104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560"/>
                  <w:id w:val="1562947093"/>
                </w:sdtPr>
                <w:sdtContent>
                  <w:p w14:paraId="0000012A" w14:textId="77777777" w:rsidR="0033785D" w:rsidRPr="00F458BD" w:rsidRDefault="0033785D">
                    <w:pPr>
                      <w:widowControl w:val="0"/>
                      <w:spacing w:before="240" w:after="240"/>
                      <w:jc w:val="center"/>
                      <w:rPr>
                        <w:sz w:val="16"/>
                        <w:szCs w:val="16"/>
                      </w:rPr>
                    </w:pPr>
                    <w:sdt>
                      <w:sdtPr>
                        <w:tag w:val="goog_rdk_558"/>
                        <w:id w:val="823471730"/>
                      </w:sdtPr>
                      <w:sdtContent>
                        <w:sdt>
                          <w:sdtPr>
                            <w:tag w:val="goog_rdk_559"/>
                            <w:id w:val="2007405991"/>
                          </w:sdtPr>
                          <w:sdtContent/>
                        </w:sdt>
                      </w:sdtContent>
                    </w:sdt>
                  </w:p>
                </w:sdtContent>
              </w:sdt>
            </w:tc>
          </w:tr>
        </w:sdtContent>
      </w:sdt>
      <w:sdt>
        <w:sdtPr>
          <w:tag w:val="goog_rdk_561"/>
          <w:id w:val="-127860714"/>
        </w:sdtPr>
        <w:sdtContent>
          <w:tr w:rsidR="0033785D" w14:paraId="2C489592"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64"/>
                  <w:id w:val="-776686123"/>
                </w:sdtPr>
                <w:sdtContent>
                  <w:p w14:paraId="0000012B" w14:textId="77777777" w:rsidR="0033785D" w:rsidRPr="00F458BD" w:rsidRDefault="0033785D">
                    <w:pPr>
                      <w:widowControl w:val="0"/>
                      <w:spacing w:before="240" w:after="240"/>
                      <w:jc w:val="both"/>
                      <w:rPr>
                        <w:sz w:val="16"/>
                        <w:szCs w:val="16"/>
                      </w:rPr>
                    </w:pPr>
                    <w:sdt>
                      <w:sdtPr>
                        <w:tag w:val="goog_rdk_562"/>
                        <w:id w:val="-553441950"/>
                      </w:sdtPr>
                      <w:sdtContent>
                        <w:sdt>
                          <w:sdtPr>
                            <w:tag w:val="goog_rdk_563"/>
                            <w:id w:val="-1436299989"/>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67"/>
                  <w:id w:val="375007235"/>
                </w:sdtPr>
                <w:sdtContent>
                  <w:p w14:paraId="0000012C" w14:textId="77777777" w:rsidR="0033785D" w:rsidRPr="00F458BD" w:rsidRDefault="0033785D">
                    <w:pPr>
                      <w:widowControl w:val="0"/>
                      <w:spacing w:before="240" w:after="240"/>
                      <w:jc w:val="center"/>
                      <w:rPr>
                        <w:sz w:val="16"/>
                        <w:szCs w:val="16"/>
                      </w:rPr>
                    </w:pPr>
                    <w:sdt>
                      <w:sdtPr>
                        <w:tag w:val="goog_rdk_565"/>
                        <w:id w:val="-1025607941"/>
                      </w:sdtPr>
                      <w:sdtContent>
                        <w:sdt>
                          <w:sdtPr>
                            <w:tag w:val="goog_rdk_566"/>
                            <w:id w:val="1872409200"/>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70"/>
                  <w:id w:val="900095392"/>
                </w:sdtPr>
                <w:sdtContent>
                  <w:p w14:paraId="0000012D" w14:textId="77777777" w:rsidR="0033785D" w:rsidRPr="00F458BD" w:rsidRDefault="0033785D">
                    <w:pPr>
                      <w:widowControl w:val="0"/>
                      <w:spacing w:before="240" w:after="240"/>
                      <w:jc w:val="center"/>
                      <w:rPr>
                        <w:sz w:val="16"/>
                        <w:szCs w:val="16"/>
                      </w:rPr>
                    </w:pPr>
                    <w:sdt>
                      <w:sdtPr>
                        <w:tag w:val="goog_rdk_568"/>
                        <w:id w:val="-229701308"/>
                      </w:sdtPr>
                      <w:sdtContent>
                        <w:sdt>
                          <w:sdtPr>
                            <w:tag w:val="goog_rdk_569"/>
                            <w:id w:val="-1649006386"/>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73"/>
                  <w:id w:val="2084287404"/>
                </w:sdtPr>
                <w:sdtContent>
                  <w:p w14:paraId="0000012E" w14:textId="77777777" w:rsidR="0033785D" w:rsidRPr="00F458BD" w:rsidRDefault="0033785D">
                    <w:pPr>
                      <w:widowControl w:val="0"/>
                      <w:spacing w:before="240" w:after="240"/>
                      <w:jc w:val="both"/>
                      <w:rPr>
                        <w:sz w:val="16"/>
                        <w:szCs w:val="16"/>
                      </w:rPr>
                    </w:pPr>
                    <w:sdt>
                      <w:sdtPr>
                        <w:tag w:val="goog_rdk_571"/>
                        <w:id w:val="29186152"/>
                      </w:sdtPr>
                      <w:sdtContent>
                        <w:sdt>
                          <w:sdtPr>
                            <w:tag w:val="goog_rdk_572"/>
                            <w:id w:val="-1824202975"/>
                          </w:sdtPr>
                          <w:sdtContent>
                            <w:r>
                              <w:rPr>
                                <w:sz w:val="16"/>
                                <w:szCs w:val="16"/>
                              </w:rPr>
                              <w:t>Energization Phase #3</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76"/>
                  <w:id w:val="497766406"/>
                </w:sdtPr>
                <w:sdtContent>
                  <w:p w14:paraId="0000012F" w14:textId="77777777" w:rsidR="0033785D" w:rsidRPr="00F458BD" w:rsidRDefault="0033785D">
                    <w:pPr>
                      <w:widowControl w:val="0"/>
                      <w:spacing w:before="240" w:after="240"/>
                      <w:jc w:val="both"/>
                      <w:rPr>
                        <w:sz w:val="16"/>
                        <w:szCs w:val="16"/>
                      </w:rPr>
                    </w:pPr>
                    <w:sdt>
                      <w:sdtPr>
                        <w:tag w:val="goog_rdk_574"/>
                        <w:id w:val="727762968"/>
                      </w:sdtPr>
                      <w:sdtContent>
                        <w:sdt>
                          <w:sdtPr>
                            <w:tag w:val="goog_rdk_575"/>
                            <w:id w:val="-98560368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79"/>
                  <w:id w:val="-1043753585"/>
                </w:sdtPr>
                <w:sdtContent>
                  <w:p w14:paraId="00000130" w14:textId="77777777" w:rsidR="0033785D" w:rsidRPr="00F458BD" w:rsidRDefault="0033785D">
                    <w:pPr>
                      <w:widowControl w:val="0"/>
                      <w:spacing w:before="240" w:after="240"/>
                      <w:jc w:val="center"/>
                      <w:rPr>
                        <w:sz w:val="16"/>
                        <w:szCs w:val="16"/>
                      </w:rPr>
                    </w:pPr>
                    <w:sdt>
                      <w:sdtPr>
                        <w:tag w:val="goog_rdk_577"/>
                        <w:id w:val="-1195554213"/>
                      </w:sdtPr>
                      <w:sdtContent>
                        <w:sdt>
                          <w:sdtPr>
                            <w:tag w:val="goog_rdk_578"/>
                            <w:id w:val="1545200877"/>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83"/>
                  <w:id w:val="-1410322936"/>
                </w:sdtPr>
                <w:sdtContent>
                  <w:p w14:paraId="00000131" w14:textId="77777777" w:rsidR="0033785D" w:rsidRPr="00F458BD" w:rsidRDefault="0033785D">
                    <w:pPr>
                      <w:widowControl w:val="0"/>
                      <w:spacing w:before="240" w:after="240"/>
                      <w:jc w:val="center"/>
                      <w:rPr>
                        <w:sz w:val="16"/>
                        <w:szCs w:val="16"/>
                      </w:rPr>
                    </w:pPr>
                    <w:sdt>
                      <w:sdtPr>
                        <w:tag w:val="goog_rdk_580"/>
                        <w:id w:val="918509162"/>
                      </w:sdtPr>
                      <w:sdtContent>
                        <w:sdt>
                          <w:sdtPr>
                            <w:tag w:val="goog_rdk_581"/>
                            <w:id w:val="449732898"/>
                          </w:sdtPr>
                          <w:sdtContent>
                            <w:r>
                              <w:rPr>
                                <w:b/>
                                <w:bCs/>
                                <w:sz w:val="16"/>
                                <w:szCs w:val="16"/>
                              </w:rPr>
                              <w:t>By Energization</w:t>
                            </w:r>
                          </w:sdtContent>
                        </w:sdt>
                        <w:sdt>
                          <w:sdtPr>
                            <w:tag w:val="goog_rdk_582"/>
                            <w:id w:val="-1504260246"/>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86"/>
                  <w:id w:val="-1115916863"/>
                </w:sdtPr>
                <w:sdtContent>
                  <w:p w14:paraId="00000132" w14:textId="77777777" w:rsidR="0033785D" w:rsidRPr="00F458BD" w:rsidRDefault="0033785D">
                    <w:pPr>
                      <w:widowControl w:val="0"/>
                      <w:spacing w:before="240" w:after="240"/>
                      <w:jc w:val="center"/>
                      <w:rPr>
                        <w:sz w:val="16"/>
                        <w:szCs w:val="16"/>
                      </w:rPr>
                    </w:pPr>
                    <w:sdt>
                      <w:sdtPr>
                        <w:tag w:val="goog_rdk_584"/>
                        <w:id w:val="354253632"/>
                      </w:sdtPr>
                      <w:sdtContent>
                        <w:sdt>
                          <w:sdtPr>
                            <w:tag w:val="goog_rdk_585"/>
                            <w:id w:val="-68461927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89"/>
                  <w:id w:val="-855172564"/>
                </w:sdtPr>
                <w:sdtContent>
                  <w:p w14:paraId="00000133" w14:textId="77777777" w:rsidR="0033785D" w:rsidRPr="00F458BD" w:rsidRDefault="0033785D">
                    <w:pPr>
                      <w:widowControl w:val="0"/>
                      <w:spacing w:before="240" w:after="240"/>
                      <w:jc w:val="center"/>
                      <w:rPr>
                        <w:sz w:val="16"/>
                        <w:szCs w:val="16"/>
                      </w:rPr>
                    </w:pPr>
                    <w:sdt>
                      <w:sdtPr>
                        <w:tag w:val="goog_rdk_587"/>
                        <w:id w:val="-1860452104"/>
                      </w:sdtPr>
                      <w:sdtContent>
                        <w:sdt>
                          <w:sdtPr>
                            <w:tag w:val="goog_rdk_588"/>
                            <w:id w:val="-206734485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2"/>
                  <w:id w:val="-1635613087"/>
                </w:sdtPr>
                <w:sdtContent>
                  <w:p w14:paraId="00000134" w14:textId="77777777" w:rsidR="0033785D" w:rsidRPr="00F458BD" w:rsidRDefault="0033785D">
                    <w:pPr>
                      <w:widowControl w:val="0"/>
                      <w:spacing w:before="240" w:after="240"/>
                      <w:jc w:val="center"/>
                      <w:rPr>
                        <w:sz w:val="16"/>
                        <w:szCs w:val="16"/>
                      </w:rPr>
                    </w:pPr>
                    <w:sdt>
                      <w:sdtPr>
                        <w:tag w:val="goog_rdk_590"/>
                        <w:id w:val="-273370786"/>
                      </w:sdtPr>
                      <w:sdtContent>
                        <w:sdt>
                          <w:sdtPr>
                            <w:tag w:val="goog_rdk_591"/>
                            <w:id w:val="-47141574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5"/>
                  <w:id w:val="42609333"/>
                </w:sdtPr>
                <w:sdtContent>
                  <w:p w14:paraId="00000135" w14:textId="77777777" w:rsidR="0033785D" w:rsidRPr="00F458BD" w:rsidRDefault="0033785D">
                    <w:pPr>
                      <w:widowControl w:val="0"/>
                      <w:spacing w:before="240" w:after="240"/>
                      <w:jc w:val="center"/>
                      <w:rPr>
                        <w:sz w:val="16"/>
                        <w:szCs w:val="16"/>
                      </w:rPr>
                    </w:pPr>
                    <w:sdt>
                      <w:sdtPr>
                        <w:tag w:val="goog_rdk_593"/>
                        <w:id w:val="-1629283966"/>
                      </w:sdtPr>
                      <w:sdtContent>
                        <w:sdt>
                          <w:sdtPr>
                            <w:tag w:val="goog_rdk_594"/>
                            <w:id w:val="-19937638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1"/>
                  <w:id w:val="1822707915"/>
                </w:sdtPr>
                <w:sdtContent>
                  <w:p w14:paraId="00000137" w14:textId="77777777" w:rsidR="0033785D" w:rsidRPr="00F458BD" w:rsidRDefault="0033785D">
                    <w:pPr>
                      <w:widowControl w:val="0"/>
                      <w:spacing w:before="240" w:after="240"/>
                      <w:jc w:val="center"/>
                      <w:rPr>
                        <w:sz w:val="16"/>
                        <w:szCs w:val="16"/>
                      </w:rPr>
                    </w:pPr>
                    <w:sdt>
                      <w:sdtPr>
                        <w:tag w:val="goog_rdk_599"/>
                        <w:id w:val="-518401296"/>
                      </w:sdtPr>
                      <w:sdtContent>
                        <w:sdt>
                          <w:sdtPr>
                            <w:tag w:val="goog_rdk_600"/>
                            <w:id w:val="157843393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04"/>
                  <w:id w:val="-2035488523"/>
                </w:sdtPr>
                <w:sdtContent>
                  <w:p w14:paraId="00000138" w14:textId="77777777" w:rsidR="0033785D" w:rsidRPr="00F458BD" w:rsidRDefault="0033785D">
                    <w:pPr>
                      <w:widowControl w:val="0"/>
                      <w:spacing w:before="240" w:after="240"/>
                      <w:jc w:val="center"/>
                      <w:rPr>
                        <w:sz w:val="16"/>
                        <w:szCs w:val="16"/>
                      </w:rPr>
                    </w:pPr>
                    <w:sdt>
                      <w:sdtPr>
                        <w:tag w:val="goog_rdk_602"/>
                        <w:id w:val="-253309831"/>
                      </w:sdtPr>
                      <w:sdtContent>
                        <w:sdt>
                          <w:sdtPr>
                            <w:tag w:val="goog_rdk_603"/>
                            <w:id w:val="12742763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7"/>
                  <w:id w:val="-1266474242"/>
                </w:sdtPr>
                <w:sdtContent>
                  <w:p w14:paraId="00000139" w14:textId="77777777" w:rsidR="0033785D" w:rsidRPr="00F458BD" w:rsidRDefault="0033785D">
                    <w:pPr>
                      <w:widowControl w:val="0"/>
                      <w:spacing w:before="240" w:after="240"/>
                      <w:jc w:val="center"/>
                      <w:rPr>
                        <w:sz w:val="16"/>
                        <w:szCs w:val="16"/>
                      </w:rPr>
                    </w:pPr>
                    <w:sdt>
                      <w:sdtPr>
                        <w:tag w:val="goog_rdk_605"/>
                        <w:id w:val="157479928"/>
                      </w:sdtPr>
                      <w:sdtContent>
                        <w:sdt>
                          <w:sdtPr>
                            <w:tag w:val="goog_rdk_606"/>
                            <w:id w:val="-1450326048"/>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10"/>
                  <w:id w:val="-1112187947"/>
                </w:sdtPr>
                <w:sdtContent>
                  <w:p w14:paraId="0000013A" w14:textId="77777777" w:rsidR="0033785D" w:rsidRPr="00F458BD" w:rsidRDefault="0033785D">
                    <w:pPr>
                      <w:widowControl w:val="0"/>
                      <w:spacing w:before="240" w:after="240"/>
                      <w:jc w:val="center"/>
                      <w:rPr>
                        <w:sz w:val="16"/>
                        <w:szCs w:val="16"/>
                      </w:rPr>
                    </w:pPr>
                    <w:sdt>
                      <w:sdtPr>
                        <w:tag w:val="goog_rdk_608"/>
                        <w:id w:val="1138578366"/>
                      </w:sdtPr>
                      <w:sdtContent>
                        <w:sdt>
                          <w:sdtPr>
                            <w:tag w:val="goog_rdk_609"/>
                            <w:id w:val="-99044634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13"/>
                  <w:id w:val="860531856"/>
                </w:sdtPr>
                <w:sdtContent>
                  <w:p w14:paraId="0000013B" w14:textId="1462DADD" w:rsidR="0033785D" w:rsidRPr="00F458BD" w:rsidRDefault="0033785D">
                    <w:pPr>
                      <w:widowControl w:val="0"/>
                      <w:spacing w:before="240" w:after="240"/>
                      <w:jc w:val="both"/>
                      <w:rPr>
                        <w:sz w:val="16"/>
                        <w:szCs w:val="16"/>
                      </w:rPr>
                    </w:pPr>
                    <w:sdt>
                      <w:sdtPr>
                        <w:tag w:val="goog_rdk_611"/>
                        <w:id w:val="-1917488425"/>
                      </w:sdtPr>
                      <w:sdtContent>
                        <w:sdt>
                          <w:sdtPr>
                            <w:tag w:val="goog_rdk_612"/>
                            <w:id w:val="-1755427277"/>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16"/>
                  <w:id w:val="-614080"/>
                </w:sdtPr>
                <w:sdtContent>
                  <w:p w14:paraId="0000013C" w14:textId="77777777" w:rsidR="0033785D" w:rsidRPr="00F458BD" w:rsidRDefault="0033785D">
                    <w:pPr>
                      <w:widowControl w:val="0"/>
                      <w:spacing w:before="240" w:after="240"/>
                      <w:jc w:val="center"/>
                      <w:rPr>
                        <w:sz w:val="16"/>
                        <w:szCs w:val="16"/>
                      </w:rPr>
                    </w:pPr>
                    <w:sdt>
                      <w:sdtPr>
                        <w:tag w:val="goog_rdk_614"/>
                        <w:id w:val="-575971684"/>
                      </w:sdtPr>
                      <w:sdtContent>
                        <w:sdt>
                          <w:sdtPr>
                            <w:tag w:val="goog_rdk_615"/>
                            <w:id w:val="-1286984072"/>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19"/>
                  <w:id w:val="-40026315"/>
                </w:sdtPr>
                <w:sdtContent>
                  <w:p w14:paraId="0000013D" w14:textId="77777777" w:rsidR="0033785D" w:rsidRPr="00F458BD" w:rsidRDefault="0033785D">
                    <w:pPr>
                      <w:widowControl w:val="0"/>
                      <w:spacing w:before="240" w:after="240"/>
                      <w:jc w:val="center"/>
                      <w:rPr>
                        <w:sz w:val="16"/>
                        <w:szCs w:val="16"/>
                      </w:rPr>
                    </w:pPr>
                    <w:sdt>
                      <w:sdtPr>
                        <w:tag w:val="goog_rdk_617"/>
                        <w:id w:val="-835287673"/>
                      </w:sdtPr>
                      <w:sdtContent>
                        <w:sdt>
                          <w:sdtPr>
                            <w:tag w:val="goog_rdk_618"/>
                            <w:id w:val="-423535503"/>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22"/>
                  <w:id w:val="-1411294498"/>
                </w:sdtPr>
                <w:sdtContent>
                  <w:p w14:paraId="0000013E" w14:textId="77777777" w:rsidR="0033785D" w:rsidRPr="00F458BD" w:rsidRDefault="0033785D">
                    <w:pPr>
                      <w:widowControl w:val="0"/>
                      <w:spacing w:before="240" w:after="240"/>
                      <w:jc w:val="center"/>
                      <w:rPr>
                        <w:sz w:val="16"/>
                        <w:szCs w:val="16"/>
                      </w:rPr>
                    </w:pPr>
                    <w:sdt>
                      <w:sdtPr>
                        <w:tag w:val="goog_rdk_620"/>
                        <w:id w:val="-1997709105"/>
                      </w:sdtPr>
                      <w:sdtContent>
                        <w:sdt>
                          <w:sdtPr>
                            <w:tag w:val="goog_rdk_621"/>
                            <w:id w:val="-981937842"/>
                          </w:sdtPr>
                          <w:sdtContent/>
                        </w:sdt>
                      </w:sdtContent>
                    </w:sdt>
                  </w:p>
                </w:sdtContent>
              </w:sdt>
            </w:tc>
          </w:tr>
        </w:sdtContent>
      </w:sdt>
      <w:sdt>
        <w:sdtPr>
          <w:tag w:val="goog_rdk_623"/>
          <w:id w:val="-305229685"/>
        </w:sdtPr>
        <w:sdtContent>
          <w:tr w:rsidR="0033785D" w14:paraId="779ECBFD"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26"/>
                  <w:id w:val="-1054055934"/>
                </w:sdtPr>
                <w:sdtContent>
                  <w:p w14:paraId="0000013F" w14:textId="77777777" w:rsidR="0033785D" w:rsidRPr="00F458BD" w:rsidRDefault="0033785D">
                    <w:pPr>
                      <w:widowControl w:val="0"/>
                      <w:spacing w:before="240" w:after="240"/>
                      <w:jc w:val="both"/>
                      <w:rPr>
                        <w:sz w:val="16"/>
                        <w:szCs w:val="16"/>
                      </w:rPr>
                    </w:pPr>
                    <w:sdt>
                      <w:sdtPr>
                        <w:tag w:val="goog_rdk_624"/>
                        <w:id w:val="588649243"/>
                      </w:sdtPr>
                      <w:sdtContent>
                        <w:sdt>
                          <w:sdtPr>
                            <w:tag w:val="goog_rdk_625"/>
                            <w:id w:val="54888043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629"/>
                  <w:id w:val="-1716955232"/>
                </w:sdtPr>
                <w:sdtContent>
                  <w:p w14:paraId="00000140" w14:textId="77777777" w:rsidR="0033785D" w:rsidRPr="00F458BD" w:rsidRDefault="0033785D">
                    <w:pPr>
                      <w:widowControl w:val="0"/>
                      <w:spacing w:before="240" w:after="240"/>
                      <w:jc w:val="center"/>
                      <w:rPr>
                        <w:sz w:val="16"/>
                        <w:szCs w:val="16"/>
                      </w:rPr>
                    </w:pPr>
                    <w:sdt>
                      <w:sdtPr>
                        <w:tag w:val="goog_rdk_627"/>
                        <w:id w:val="-129245272"/>
                      </w:sdtPr>
                      <w:sdtContent>
                        <w:sdt>
                          <w:sdtPr>
                            <w:tag w:val="goog_rdk_628"/>
                            <w:id w:val="-1321883866"/>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632"/>
                  <w:id w:val="940135746"/>
                </w:sdtPr>
                <w:sdtContent>
                  <w:p w14:paraId="00000141" w14:textId="77777777" w:rsidR="0033785D" w:rsidRPr="00F458BD" w:rsidRDefault="0033785D">
                    <w:pPr>
                      <w:widowControl w:val="0"/>
                      <w:spacing w:before="240" w:after="240"/>
                      <w:jc w:val="center"/>
                      <w:rPr>
                        <w:sz w:val="16"/>
                        <w:szCs w:val="16"/>
                      </w:rPr>
                    </w:pPr>
                    <w:sdt>
                      <w:sdtPr>
                        <w:tag w:val="goog_rdk_630"/>
                        <w:id w:val="-1091666842"/>
                      </w:sdtPr>
                      <w:sdtContent>
                        <w:sdt>
                          <w:sdtPr>
                            <w:tag w:val="goog_rdk_631"/>
                            <w:id w:val="-1642136737"/>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635"/>
                  <w:id w:val="-1972411598"/>
                </w:sdtPr>
                <w:sdtContent>
                  <w:p w14:paraId="00000142" w14:textId="77777777" w:rsidR="0033785D" w:rsidRPr="00F458BD" w:rsidRDefault="0033785D">
                    <w:pPr>
                      <w:widowControl w:val="0"/>
                      <w:spacing w:before="240" w:after="240"/>
                      <w:jc w:val="both"/>
                      <w:rPr>
                        <w:sz w:val="16"/>
                        <w:szCs w:val="16"/>
                      </w:rPr>
                    </w:pPr>
                    <w:sdt>
                      <w:sdtPr>
                        <w:tag w:val="goog_rdk_633"/>
                        <w:id w:val="1383152054"/>
                      </w:sdtPr>
                      <w:sdtContent>
                        <w:sdt>
                          <w:sdtPr>
                            <w:tag w:val="goog_rdk_634"/>
                            <w:id w:val="1155330653"/>
                          </w:sdtPr>
                          <w:sdtContent>
                            <w:r>
                              <w:rPr>
                                <w:sz w:val="16"/>
                                <w:szCs w:val="16"/>
                              </w:rPr>
                              <w:t>Energization Phase #4</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638"/>
                  <w:id w:val="1835002305"/>
                </w:sdtPr>
                <w:sdtContent>
                  <w:p w14:paraId="00000143" w14:textId="77777777" w:rsidR="0033785D" w:rsidRPr="00F458BD" w:rsidRDefault="0033785D">
                    <w:pPr>
                      <w:widowControl w:val="0"/>
                      <w:spacing w:before="240" w:after="240"/>
                      <w:jc w:val="both"/>
                      <w:rPr>
                        <w:sz w:val="16"/>
                        <w:szCs w:val="16"/>
                      </w:rPr>
                    </w:pPr>
                    <w:sdt>
                      <w:sdtPr>
                        <w:tag w:val="goog_rdk_636"/>
                        <w:id w:val="664503036"/>
                      </w:sdtPr>
                      <w:sdtContent>
                        <w:sdt>
                          <w:sdtPr>
                            <w:tag w:val="goog_rdk_637"/>
                            <w:id w:val="-21964756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641"/>
                  <w:id w:val="-101985430"/>
                </w:sdtPr>
                <w:sdtContent>
                  <w:p w14:paraId="00000144" w14:textId="77777777" w:rsidR="0033785D" w:rsidRPr="00F458BD" w:rsidRDefault="0033785D">
                    <w:pPr>
                      <w:widowControl w:val="0"/>
                      <w:spacing w:before="240" w:after="240"/>
                      <w:jc w:val="center"/>
                      <w:rPr>
                        <w:sz w:val="16"/>
                        <w:szCs w:val="16"/>
                      </w:rPr>
                    </w:pPr>
                    <w:sdt>
                      <w:sdtPr>
                        <w:tag w:val="goog_rdk_639"/>
                        <w:id w:val="-294285081"/>
                      </w:sdtPr>
                      <w:sdtContent>
                        <w:sdt>
                          <w:sdtPr>
                            <w:tag w:val="goog_rdk_640"/>
                            <w:id w:val="212807009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645"/>
                  <w:id w:val="-58801226"/>
                </w:sdtPr>
                <w:sdtContent>
                  <w:p w14:paraId="00000145" w14:textId="77777777" w:rsidR="0033785D" w:rsidRPr="00F458BD" w:rsidRDefault="0033785D">
                    <w:pPr>
                      <w:widowControl w:val="0"/>
                      <w:spacing w:before="240" w:after="240"/>
                      <w:jc w:val="center"/>
                      <w:rPr>
                        <w:sz w:val="16"/>
                        <w:szCs w:val="16"/>
                      </w:rPr>
                    </w:pPr>
                    <w:sdt>
                      <w:sdtPr>
                        <w:tag w:val="goog_rdk_642"/>
                        <w:id w:val="-1054282454"/>
                      </w:sdtPr>
                      <w:sdtContent>
                        <w:sdt>
                          <w:sdtPr>
                            <w:tag w:val="goog_rdk_643"/>
                            <w:id w:val="931997845"/>
                          </w:sdtPr>
                          <w:sdtContent>
                            <w:r>
                              <w:rPr>
                                <w:b/>
                                <w:bCs/>
                                <w:sz w:val="16"/>
                                <w:szCs w:val="16"/>
                              </w:rPr>
                              <w:t>By Energization</w:t>
                            </w:r>
                          </w:sdtContent>
                        </w:sdt>
                        <w:sdt>
                          <w:sdtPr>
                            <w:tag w:val="goog_rdk_644"/>
                            <w:id w:val="-129910797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648"/>
                  <w:id w:val="166069575"/>
                </w:sdtPr>
                <w:sdtContent>
                  <w:p w14:paraId="00000146" w14:textId="77777777" w:rsidR="0033785D" w:rsidRPr="00F458BD" w:rsidRDefault="0033785D">
                    <w:pPr>
                      <w:widowControl w:val="0"/>
                      <w:spacing w:before="240" w:after="240"/>
                      <w:jc w:val="center"/>
                      <w:rPr>
                        <w:sz w:val="16"/>
                        <w:szCs w:val="16"/>
                      </w:rPr>
                    </w:pPr>
                    <w:sdt>
                      <w:sdtPr>
                        <w:tag w:val="goog_rdk_646"/>
                        <w:id w:val="-1891657751"/>
                      </w:sdtPr>
                      <w:sdtContent>
                        <w:sdt>
                          <w:sdtPr>
                            <w:tag w:val="goog_rdk_647"/>
                            <w:id w:val="-28013141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1"/>
                  <w:id w:val="-1238672486"/>
                </w:sdtPr>
                <w:sdtContent>
                  <w:p w14:paraId="00000147" w14:textId="77777777" w:rsidR="0033785D" w:rsidRPr="00F458BD" w:rsidRDefault="0033785D">
                    <w:pPr>
                      <w:widowControl w:val="0"/>
                      <w:spacing w:before="240" w:after="240"/>
                      <w:jc w:val="center"/>
                      <w:rPr>
                        <w:sz w:val="16"/>
                        <w:szCs w:val="16"/>
                      </w:rPr>
                    </w:pPr>
                    <w:sdt>
                      <w:sdtPr>
                        <w:tag w:val="goog_rdk_649"/>
                        <w:id w:val="626523027"/>
                      </w:sdtPr>
                      <w:sdtContent>
                        <w:sdt>
                          <w:sdtPr>
                            <w:tag w:val="goog_rdk_650"/>
                            <w:id w:val="-17237761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4"/>
                  <w:id w:val="726460700"/>
                </w:sdtPr>
                <w:sdtContent>
                  <w:p w14:paraId="00000148" w14:textId="77777777" w:rsidR="0033785D" w:rsidRPr="00F458BD" w:rsidRDefault="0033785D">
                    <w:pPr>
                      <w:widowControl w:val="0"/>
                      <w:spacing w:before="240" w:after="240"/>
                      <w:jc w:val="center"/>
                      <w:rPr>
                        <w:sz w:val="16"/>
                        <w:szCs w:val="16"/>
                      </w:rPr>
                    </w:pPr>
                    <w:sdt>
                      <w:sdtPr>
                        <w:tag w:val="goog_rdk_652"/>
                        <w:id w:val="2002558128"/>
                      </w:sdtPr>
                      <w:sdtContent>
                        <w:sdt>
                          <w:sdtPr>
                            <w:tag w:val="goog_rdk_653"/>
                            <w:id w:val="1488235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7"/>
                  <w:id w:val="1192484340"/>
                </w:sdtPr>
                <w:sdtContent>
                  <w:p w14:paraId="00000149" w14:textId="77777777" w:rsidR="0033785D" w:rsidRPr="00F458BD" w:rsidRDefault="0033785D">
                    <w:pPr>
                      <w:widowControl w:val="0"/>
                      <w:spacing w:before="240" w:after="240"/>
                      <w:jc w:val="center"/>
                      <w:rPr>
                        <w:sz w:val="16"/>
                        <w:szCs w:val="16"/>
                      </w:rPr>
                    </w:pPr>
                    <w:sdt>
                      <w:sdtPr>
                        <w:tag w:val="goog_rdk_655"/>
                        <w:id w:val="-1905988911"/>
                      </w:sdtPr>
                      <w:sdtContent>
                        <w:sdt>
                          <w:sdtPr>
                            <w:tag w:val="goog_rdk_656"/>
                            <w:id w:val="-188727454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3"/>
                  <w:id w:val="406854380"/>
                </w:sdtPr>
                <w:sdtContent>
                  <w:p w14:paraId="0000014B" w14:textId="77777777" w:rsidR="0033785D" w:rsidRPr="00F458BD" w:rsidRDefault="0033785D">
                    <w:pPr>
                      <w:widowControl w:val="0"/>
                      <w:spacing w:before="240" w:after="240"/>
                      <w:jc w:val="center"/>
                      <w:rPr>
                        <w:sz w:val="16"/>
                        <w:szCs w:val="16"/>
                      </w:rPr>
                    </w:pPr>
                    <w:sdt>
                      <w:sdtPr>
                        <w:tag w:val="goog_rdk_661"/>
                        <w:id w:val="355789934"/>
                      </w:sdtPr>
                      <w:sdtContent>
                        <w:sdt>
                          <w:sdtPr>
                            <w:tag w:val="goog_rdk_662"/>
                            <w:id w:val="17946040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66"/>
                  <w:id w:val="1533970562"/>
                </w:sdtPr>
                <w:sdtContent>
                  <w:p w14:paraId="0000014C" w14:textId="77777777" w:rsidR="0033785D" w:rsidRPr="00F458BD" w:rsidRDefault="0033785D">
                    <w:pPr>
                      <w:widowControl w:val="0"/>
                      <w:spacing w:before="240" w:after="240"/>
                      <w:jc w:val="center"/>
                      <w:rPr>
                        <w:sz w:val="16"/>
                        <w:szCs w:val="16"/>
                      </w:rPr>
                    </w:pPr>
                    <w:sdt>
                      <w:sdtPr>
                        <w:tag w:val="goog_rdk_664"/>
                        <w:id w:val="-2066768137"/>
                      </w:sdtPr>
                      <w:sdtContent>
                        <w:sdt>
                          <w:sdtPr>
                            <w:tag w:val="goog_rdk_665"/>
                            <w:id w:val="-23789440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9"/>
                  <w:id w:val="596671966"/>
                </w:sdtPr>
                <w:sdtContent>
                  <w:p w14:paraId="0000014D" w14:textId="77777777" w:rsidR="0033785D" w:rsidRPr="00F458BD" w:rsidRDefault="0033785D">
                    <w:pPr>
                      <w:widowControl w:val="0"/>
                      <w:spacing w:before="240" w:after="240"/>
                      <w:jc w:val="center"/>
                      <w:rPr>
                        <w:sz w:val="16"/>
                        <w:szCs w:val="16"/>
                      </w:rPr>
                    </w:pPr>
                    <w:sdt>
                      <w:sdtPr>
                        <w:tag w:val="goog_rdk_667"/>
                        <w:id w:val="819313382"/>
                      </w:sdtPr>
                      <w:sdtContent>
                        <w:sdt>
                          <w:sdtPr>
                            <w:tag w:val="goog_rdk_668"/>
                            <w:id w:val="631229993"/>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72"/>
                  <w:id w:val="-2123534410"/>
                </w:sdtPr>
                <w:sdtContent>
                  <w:p w14:paraId="0000014E" w14:textId="77777777" w:rsidR="0033785D" w:rsidRPr="00F458BD" w:rsidRDefault="0033785D">
                    <w:pPr>
                      <w:widowControl w:val="0"/>
                      <w:spacing w:before="240" w:after="240"/>
                      <w:jc w:val="center"/>
                      <w:rPr>
                        <w:sz w:val="16"/>
                        <w:szCs w:val="16"/>
                      </w:rPr>
                    </w:pPr>
                    <w:sdt>
                      <w:sdtPr>
                        <w:tag w:val="goog_rdk_670"/>
                        <w:id w:val="-1048836543"/>
                      </w:sdtPr>
                      <w:sdtContent>
                        <w:sdt>
                          <w:sdtPr>
                            <w:tag w:val="goog_rdk_671"/>
                            <w:id w:val="232531912"/>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75"/>
                  <w:id w:val="874208739"/>
                </w:sdtPr>
                <w:sdtContent>
                  <w:p w14:paraId="0000014F" w14:textId="77777777" w:rsidR="0033785D" w:rsidRPr="00F458BD" w:rsidRDefault="0033785D">
                    <w:pPr>
                      <w:widowControl w:val="0"/>
                      <w:spacing w:before="240" w:after="240"/>
                      <w:jc w:val="both"/>
                      <w:rPr>
                        <w:sz w:val="16"/>
                        <w:szCs w:val="16"/>
                      </w:rPr>
                    </w:pPr>
                    <w:sdt>
                      <w:sdtPr>
                        <w:tag w:val="goog_rdk_673"/>
                        <w:id w:val="-895637906"/>
                      </w:sdtPr>
                      <w:sdtContent>
                        <w:sdt>
                          <w:sdtPr>
                            <w:tag w:val="goog_rdk_674"/>
                            <w:id w:val="-1464631945"/>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78"/>
                  <w:id w:val="949557239"/>
                </w:sdtPr>
                <w:sdtContent>
                  <w:p w14:paraId="00000150" w14:textId="77777777" w:rsidR="0033785D" w:rsidRPr="00F458BD" w:rsidRDefault="0033785D">
                    <w:pPr>
                      <w:widowControl w:val="0"/>
                      <w:spacing w:before="240" w:after="240"/>
                      <w:jc w:val="center"/>
                      <w:rPr>
                        <w:sz w:val="16"/>
                        <w:szCs w:val="16"/>
                      </w:rPr>
                    </w:pPr>
                    <w:sdt>
                      <w:sdtPr>
                        <w:tag w:val="goog_rdk_676"/>
                        <w:id w:val="1665274946"/>
                      </w:sdtPr>
                      <w:sdtContent>
                        <w:sdt>
                          <w:sdtPr>
                            <w:tag w:val="goog_rdk_677"/>
                            <w:id w:val="154883199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81"/>
                  <w:id w:val="947801281"/>
                </w:sdtPr>
                <w:sdtContent>
                  <w:p w14:paraId="00000151" w14:textId="77777777" w:rsidR="0033785D" w:rsidRPr="00F458BD" w:rsidRDefault="0033785D">
                    <w:pPr>
                      <w:widowControl w:val="0"/>
                      <w:spacing w:before="240" w:after="240"/>
                      <w:jc w:val="center"/>
                      <w:rPr>
                        <w:sz w:val="16"/>
                        <w:szCs w:val="16"/>
                      </w:rPr>
                    </w:pPr>
                    <w:sdt>
                      <w:sdtPr>
                        <w:tag w:val="goog_rdk_679"/>
                        <w:id w:val="41641143"/>
                      </w:sdtPr>
                      <w:sdtContent>
                        <w:sdt>
                          <w:sdtPr>
                            <w:tag w:val="goog_rdk_680"/>
                            <w:id w:val="-139591210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84"/>
                  <w:id w:val="1454075735"/>
                </w:sdtPr>
                <w:sdtContent>
                  <w:p w14:paraId="00000152" w14:textId="77777777" w:rsidR="0033785D" w:rsidRPr="00F458BD" w:rsidRDefault="0033785D">
                    <w:pPr>
                      <w:widowControl w:val="0"/>
                      <w:spacing w:before="240" w:after="240"/>
                      <w:jc w:val="center"/>
                      <w:rPr>
                        <w:sz w:val="16"/>
                        <w:szCs w:val="16"/>
                      </w:rPr>
                    </w:pPr>
                    <w:sdt>
                      <w:sdtPr>
                        <w:tag w:val="goog_rdk_682"/>
                        <w:id w:val="-1235820944"/>
                      </w:sdtPr>
                      <w:sdtContent>
                        <w:sdt>
                          <w:sdtPr>
                            <w:tag w:val="goog_rdk_683"/>
                            <w:id w:val="-1699479164"/>
                          </w:sdtPr>
                          <w:sdtContent/>
                        </w:sdt>
                      </w:sdtContent>
                    </w:sdt>
                  </w:p>
                </w:sdtContent>
              </w:sdt>
            </w:tc>
          </w:tr>
        </w:sdtContent>
      </w:sdt>
      <w:sdt>
        <w:sdtPr>
          <w:tag w:val="goog_rdk_685"/>
          <w:id w:val="1454876558"/>
        </w:sdtPr>
        <w:sdtContent>
          <w:tr w:rsidR="0033785D" w14:paraId="2204B3D4"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88"/>
                  <w:id w:val="-691481922"/>
                </w:sdtPr>
                <w:sdtContent>
                  <w:p w14:paraId="00000153" w14:textId="77777777" w:rsidR="0033785D" w:rsidRPr="00F458BD" w:rsidRDefault="0033785D">
                    <w:pPr>
                      <w:widowControl w:val="0"/>
                      <w:spacing w:before="240" w:after="240"/>
                      <w:jc w:val="both"/>
                      <w:rPr>
                        <w:sz w:val="16"/>
                        <w:szCs w:val="16"/>
                      </w:rPr>
                    </w:pPr>
                    <w:sdt>
                      <w:sdtPr>
                        <w:tag w:val="goog_rdk_686"/>
                        <w:id w:val="-430869978"/>
                      </w:sdtPr>
                      <w:sdtContent>
                        <w:sdt>
                          <w:sdtPr>
                            <w:tag w:val="goog_rdk_687"/>
                            <w:id w:val="203646942"/>
                          </w:sdtPr>
                          <w:sdtContent/>
                        </w:sdt>
                      </w:sdtContent>
                    </w:sdt>
                  </w:p>
                </w:sdtContent>
              </w:sdt>
            </w:tc>
            <w:tc>
              <w:tcPr>
                <w:tcW w:w="525" w:type="dxa"/>
                <w:tcBorders>
                  <w:top w:val="nil"/>
                  <w:left w:val="nil"/>
                  <w:bottom w:val="single" w:sz="3" w:space="0" w:color="000000"/>
                  <w:right w:val="nil"/>
                </w:tcBorders>
                <w:tcMar>
                  <w:top w:w="20" w:type="dxa"/>
                  <w:left w:w="20" w:type="dxa"/>
                  <w:bottom w:w="100" w:type="dxa"/>
                  <w:right w:w="20" w:type="dxa"/>
                </w:tcMar>
                <w:vAlign w:val="center"/>
              </w:tcPr>
              <w:sdt>
                <w:sdtPr>
                  <w:tag w:val="goog_rdk_691"/>
                  <w:id w:val="569024991"/>
                </w:sdtPr>
                <w:sdtContent>
                  <w:p w14:paraId="00000154" w14:textId="77777777" w:rsidR="0033785D" w:rsidRPr="00F458BD" w:rsidRDefault="0033785D">
                    <w:pPr>
                      <w:widowControl w:val="0"/>
                      <w:spacing w:before="240" w:after="240"/>
                      <w:jc w:val="center"/>
                      <w:rPr>
                        <w:sz w:val="16"/>
                        <w:szCs w:val="16"/>
                      </w:rPr>
                    </w:pPr>
                    <w:sdt>
                      <w:sdtPr>
                        <w:tag w:val="goog_rdk_689"/>
                        <w:id w:val="260999859"/>
                      </w:sdtPr>
                      <w:sdtContent>
                        <w:sdt>
                          <w:sdtPr>
                            <w:tag w:val="goog_rdk_690"/>
                            <w:id w:val="578361053"/>
                          </w:sdtPr>
                          <w:sdtContent/>
                        </w:sdt>
                      </w:sdtContent>
                    </w:sdt>
                  </w:p>
                </w:sdtContent>
              </w:sdt>
            </w:tc>
            <w:tc>
              <w:tcPr>
                <w:tcW w:w="76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694"/>
                  <w:id w:val="-1407935645"/>
                </w:sdtPr>
                <w:sdtContent>
                  <w:p w14:paraId="00000155" w14:textId="77777777" w:rsidR="0033785D" w:rsidRPr="00F458BD" w:rsidRDefault="0033785D">
                    <w:pPr>
                      <w:widowControl w:val="0"/>
                      <w:spacing w:before="240" w:after="240"/>
                      <w:jc w:val="center"/>
                      <w:rPr>
                        <w:sz w:val="16"/>
                        <w:szCs w:val="16"/>
                      </w:rPr>
                    </w:pPr>
                    <w:sdt>
                      <w:sdtPr>
                        <w:tag w:val="goog_rdk_692"/>
                        <w:id w:val="812684285"/>
                      </w:sdtPr>
                      <w:sdtContent>
                        <w:sdt>
                          <w:sdtPr>
                            <w:tag w:val="goog_rdk_693"/>
                            <w:id w:val="1551542194"/>
                          </w:sdtPr>
                          <w:sdtContent/>
                        </w:sdt>
                      </w:sdtContent>
                    </w:sdt>
                  </w:p>
                </w:sdtContent>
              </w:sdt>
            </w:tc>
            <w:tc>
              <w:tcPr>
                <w:tcW w:w="750" w:type="dxa"/>
                <w:tcBorders>
                  <w:top w:val="nil"/>
                  <w:left w:val="single" w:sz="6" w:space="0" w:color="000000"/>
                  <w:bottom w:val="single" w:sz="3" w:space="0" w:color="000000"/>
                  <w:right w:val="single" w:sz="6" w:space="0" w:color="000000"/>
                </w:tcBorders>
                <w:tcMar>
                  <w:top w:w="20" w:type="dxa"/>
                  <w:left w:w="20" w:type="dxa"/>
                  <w:bottom w:w="100" w:type="dxa"/>
                  <w:right w:w="20" w:type="dxa"/>
                </w:tcMar>
                <w:vAlign w:val="center"/>
              </w:tcPr>
              <w:sdt>
                <w:sdtPr>
                  <w:tag w:val="goog_rdk_697"/>
                  <w:id w:val="-359471141"/>
                </w:sdtPr>
                <w:sdtContent>
                  <w:p w14:paraId="00000156" w14:textId="77777777" w:rsidR="0033785D" w:rsidRPr="00F458BD" w:rsidRDefault="0033785D">
                    <w:pPr>
                      <w:widowControl w:val="0"/>
                      <w:spacing w:before="240" w:after="240"/>
                      <w:jc w:val="both"/>
                      <w:rPr>
                        <w:sz w:val="16"/>
                        <w:szCs w:val="16"/>
                      </w:rPr>
                    </w:pPr>
                    <w:sdt>
                      <w:sdtPr>
                        <w:tag w:val="goog_rdk_695"/>
                        <w:id w:val="1794185161"/>
                      </w:sdtPr>
                      <w:sdtContent>
                        <w:sdt>
                          <w:sdtPr>
                            <w:tag w:val="goog_rdk_696"/>
                            <w:id w:val="151302803"/>
                          </w:sdtPr>
                          <w:sdtContent>
                            <w:r>
                              <w:rPr>
                                <w:sz w:val="16"/>
                                <w:szCs w:val="16"/>
                              </w:rPr>
                              <w:t>Energization Phase #5</w:t>
                            </w:r>
                          </w:sdtContent>
                        </w:sdt>
                      </w:sdtContent>
                    </w:sdt>
                  </w:p>
                </w:sdtContent>
              </w:sdt>
            </w:tc>
            <w:tc>
              <w:tcPr>
                <w:tcW w:w="105" w:type="dxa"/>
                <w:tcBorders>
                  <w:top w:val="nil"/>
                  <w:left w:val="nil"/>
                  <w:bottom w:val="single" w:sz="3" w:space="0" w:color="000000"/>
                  <w:right w:val="nil"/>
                </w:tcBorders>
                <w:tcMar>
                  <w:top w:w="20" w:type="dxa"/>
                  <w:left w:w="20" w:type="dxa"/>
                  <w:bottom w:w="100" w:type="dxa"/>
                  <w:right w:w="20" w:type="dxa"/>
                </w:tcMar>
                <w:vAlign w:val="center"/>
              </w:tcPr>
              <w:sdt>
                <w:sdtPr>
                  <w:tag w:val="goog_rdk_700"/>
                  <w:id w:val="495900419"/>
                </w:sdtPr>
                <w:sdtContent>
                  <w:p w14:paraId="00000157" w14:textId="77777777" w:rsidR="0033785D" w:rsidRPr="00F458BD" w:rsidRDefault="0033785D">
                    <w:pPr>
                      <w:widowControl w:val="0"/>
                      <w:spacing w:before="240" w:after="240"/>
                      <w:jc w:val="both"/>
                      <w:rPr>
                        <w:sz w:val="16"/>
                        <w:szCs w:val="16"/>
                      </w:rPr>
                    </w:pPr>
                    <w:sdt>
                      <w:sdtPr>
                        <w:tag w:val="goog_rdk_698"/>
                        <w:id w:val="-735918928"/>
                      </w:sdtPr>
                      <w:sdtContent>
                        <w:sdt>
                          <w:sdtPr>
                            <w:tag w:val="goog_rdk_699"/>
                            <w:id w:val="-1893257239"/>
                          </w:sdtPr>
                          <w:sdtContent/>
                        </w:sdt>
                      </w:sdtContent>
                    </w:sdt>
                  </w:p>
                </w:sdtContent>
              </w:sdt>
            </w:tc>
            <w:tc>
              <w:tcPr>
                <w:tcW w:w="885" w:type="dxa"/>
                <w:tcBorders>
                  <w:top w:val="nil"/>
                  <w:left w:val="nil"/>
                  <w:bottom w:val="single" w:sz="3" w:space="0" w:color="000000"/>
                  <w:right w:val="nil"/>
                </w:tcBorders>
                <w:tcMar>
                  <w:top w:w="20" w:type="dxa"/>
                  <w:left w:w="20" w:type="dxa"/>
                  <w:bottom w:w="100" w:type="dxa"/>
                  <w:right w:w="20" w:type="dxa"/>
                </w:tcMar>
                <w:vAlign w:val="center"/>
              </w:tcPr>
              <w:sdt>
                <w:sdtPr>
                  <w:tag w:val="goog_rdk_703"/>
                  <w:id w:val="875121407"/>
                </w:sdtPr>
                <w:sdtContent>
                  <w:p w14:paraId="00000158" w14:textId="77777777" w:rsidR="0033785D" w:rsidRPr="00F458BD" w:rsidRDefault="0033785D">
                    <w:pPr>
                      <w:widowControl w:val="0"/>
                      <w:spacing w:before="240" w:after="240"/>
                      <w:jc w:val="center"/>
                      <w:rPr>
                        <w:sz w:val="16"/>
                        <w:szCs w:val="16"/>
                      </w:rPr>
                    </w:pPr>
                    <w:sdt>
                      <w:sdtPr>
                        <w:tag w:val="goog_rdk_701"/>
                        <w:id w:val="-2066560480"/>
                      </w:sdtPr>
                      <w:sdtContent>
                        <w:sdt>
                          <w:sdtPr>
                            <w:tag w:val="goog_rdk_702"/>
                            <w:id w:val="-33146391"/>
                          </w:sdtPr>
                          <w:sdtContent/>
                        </w:sdt>
                      </w:sdtContent>
                    </w:sdt>
                  </w:p>
                </w:sdtContent>
              </w:sdt>
            </w:tc>
            <w:tc>
              <w:tcPr>
                <w:tcW w:w="1155" w:type="dxa"/>
                <w:tcBorders>
                  <w:top w:val="nil"/>
                  <w:left w:val="nil"/>
                  <w:bottom w:val="single" w:sz="3" w:space="0" w:color="000000"/>
                  <w:right w:val="nil"/>
                </w:tcBorders>
                <w:tcMar>
                  <w:top w:w="20" w:type="dxa"/>
                  <w:left w:w="20" w:type="dxa"/>
                  <w:bottom w:w="100" w:type="dxa"/>
                  <w:right w:w="20" w:type="dxa"/>
                </w:tcMar>
                <w:vAlign w:val="center"/>
              </w:tcPr>
              <w:sdt>
                <w:sdtPr>
                  <w:tag w:val="goog_rdk_707"/>
                  <w:id w:val="590778343"/>
                </w:sdtPr>
                <w:sdtContent>
                  <w:p w14:paraId="00000159" w14:textId="77777777" w:rsidR="0033785D" w:rsidRPr="00F458BD" w:rsidRDefault="0033785D">
                    <w:pPr>
                      <w:widowControl w:val="0"/>
                      <w:spacing w:before="240" w:after="240"/>
                      <w:jc w:val="center"/>
                      <w:rPr>
                        <w:sz w:val="16"/>
                        <w:szCs w:val="16"/>
                      </w:rPr>
                    </w:pPr>
                    <w:sdt>
                      <w:sdtPr>
                        <w:tag w:val="goog_rdk_704"/>
                        <w:id w:val="545753262"/>
                      </w:sdtPr>
                      <w:sdtContent>
                        <w:sdt>
                          <w:sdtPr>
                            <w:tag w:val="goog_rdk_705"/>
                            <w:id w:val="-836722799"/>
                          </w:sdtPr>
                          <w:sdtContent>
                            <w:r>
                              <w:rPr>
                                <w:b/>
                                <w:bCs/>
                                <w:sz w:val="16"/>
                                <w:szCs w:val="16"/>
                              </w:rPr>
                              <w:t>By Energization</w:t>
                            </w:r>
                          </w:sdtContent>
                        </w:sdt>
                        <w:sdt>
                          <w:sdtPr>
                            <w:tag w:val="goog_rdk_706"/>
                            <w:id w:val="-1838568899"/>
                          </w:sdtPr>
                          <w:sdtContent/>
                        </w:sdt>
                      </w:sdtContent>
                    </w:sdt>
                  </w:p>
                </w:sdtContent>
              </w:sdt>
            </w:tc>
            <w:tc>
              <w:tcPr>
                <w:tcW w:w="735" w:type="dxa"/>
                <w:tcBorders>
                  <w:top w:val="nil"/>
                  <w:left w:val="nil"/>
                  <w:bottom w:val="single" w:sz="3" w:space="0" w:color="000000"/>
                  <w:right w:val="nil"/>
                </w:tcBorders>
                <w:tcMar>
                  <w:top w:w="20" w:type="dxa"/>
                  <w:left w:w="20" w:type="dxa"/>
                  <w:bottom w:w="100" w:type="dxa"/>
                  <w:right w:w="20" w:type="dxa"/>
                </w:tcMar>
                <w:vAlign w:val="center"/>
              </w:tcPr>
              <w:sdt>
                <w:sdtPr>
                  <w:tag w:val="goog_rdk_710"/>
                  <w:id w:val="927722790"/>
                </w:sdtPr>
                <w:sdtContent>
                  <w:p w14:paraId="0000015A" w14:textId="77777777" w:rsidR="0033785D" w:rsidRPr="00F458BD" w:rsidRDefault="0033785D">
                    <w:pPr>
                      <w:widowControl w:val="0"/>
                      <w:spacing w:before="240" w:after="240"/>
                      <w:jc w:val="center"/>
                      <w:rPr>
                        <w:sz w:val="16"/>
                        <w:szCs w:val="16"/>
                      </w:rPr>
                    </w:pPr>
                    <w:sdt>
                      <w:sdtPr>
                        <w:tag w:val="goog_rdk_708"/>
                        <w:id w:val="1290159946"/>
                      </w:sdtPr>
                      <w:sdtContent>
                        <w:sdt>
                          <w:sdtPr>
                            <w:tag w:val="goog_rdk_709"/>
                            <w:id w:val="1863733302"/>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3"/>
                  <w:id w:val="-1361262225"/>
                </w:sdtPr>
                <w:sdtContent>
                  <w:p w14:paraId="0000015B" w14:textId="77777777" w:rsidR="0033785D" w:rsidRPr="00F458BD" w:rsidRDefault="0033785D">
                    <w:pPr>
                      <w:widowControl w:val="0"/>
                      <w:spacing w:before="240" w:after="240"/>
                      <w:jc w:val="center"/>
                      <w:rPr>
                        <w:sz w:val="16"/>
                        <w:szCs w:val="16"/>
                      </w:rPr>
                    </w:pPr>
                    <w:sdt>
                      <w:sdtPr>
                        <w:tag w:val="goog_rdk_711"/>
                        <w:id w:val="-1631035084"/>
                      </w:sdtPr>
                      <w:sdtContent>
                        <w:sdt>
                          <w:sdtPr>
                            <w:tag w:val="goog_rdk_712"/>
                            <w:id w:val="1335647246"/>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6"/>
                  <w:id w:val="-65054497"/>
                </w:sdtPr>
                <w:sdtContent>
                  <w:p w14:paraId="0000015C" w14:textId="77777777" w:rsidR="0033785D" w:rsidRPr="00F458BD" w:rsidRDefault="0033785D">
                    <w:pPr>
                      <w:widowControl w:val="0"/>
                      <w:spacing w:before="240" w:after="240"/>
                      <w:jc w:val="center"/>
                      <w:rPr>
                        <w:sz w:val="16"/>
                        <w:szCs w:val="16"/>
                      </w:rPr>
                    </w:pPr>
                    <w:sdt>
                      <w:sdtPr>
                        <w:tag w:val="goog_rdk_714"/>
                        <w:id w:val="-550672164"/>
                      </w:sdtPr>
                      <w:sdtContent>
                        <w:sdt>
                          <w:sdtPr>
                            <w:tag w:val="goog_rdk_715"/>
                            <w:id w:val="-94738993"/>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9"/>
                  <w:id w:val="-1367205883"/>
                </w:sdtPr>
                <w:sdtContent>
                  <w:p w14:paraId="0000015D" w14:textId="7FE3E2C1" w:rsidR="0033785D" w:rsidRPr="00F458BD" w:rsidRDefault="0033785D">
                    <w:pPr>
                      <w:widowControl w:val="0"/>
                      <w:spacing w:before="240" w:after="240"/>
                      <w:jc w:val="center"/>
                      <w:rPr>
                        <w:sz w:val="16"/>
                        <w:szCs w:val="16"/>
                      </w:rPr>
                    </w:pPr>
                    <w:sdt>
                      <w:sdtPr>
                        <w:tag w:val="goog_rdk_717"/>
                        <w:id w:val="-1460471356"/>
                      </w:sdtPr>
                      <w:sdtContent>
                        <w:sdt>
                          <w:sdtPr>
                            <w:tag w:val="goog_rdk_718"/>
                            <w:id w:val="943564057"/>
                            <w:showingPlcHdr/>
                          </w:sdtPr>
                          <w:sdtContent>
                            <w:r>
                              <w:t xml:space="preserve">     </w:t>
                            </w: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25"/>
                  <w:id w:val="-814600559"/>
                </w:sdtPr>
                <w:sdtContent>
                  <w:p w14:paraId="0000015F" w14:textId="77777777" w:rsidR="0033785D" w:rsidRPr="00F458BD" w:rsidRDefault="0033785D">
                    <w:pPr>
                      <w:widowControl w:val="0"/>
                      <w:spacing w:before="240" w:after="240"/>
                      <w:jc w:val="center"/>
                      <w:rPr>
                        <w:sz w:val="16"/>
                        <w:szCs w:val="16"/>
                      </w:rPr>
                    </w:pPr>
                    <w:sdt>
                      <w:sdtPr>
                        <w:tag w:val="goog_rdk_723"/>
                        <w:id w:val="-1830462810"/>
                      </w:sdtPr>
                      <w:sdtContent>
                        <w:sdt>
                          <w:sdtPr>
                            <w:tag w:val="goog_rdk_724"/>
                            <w:id w:val="-35915927"/>
                          </w:sdtPr>
                          <w:sdtContent/>
                        </w:sdt>
                      </w:sdtContent>
                    </w:sdt>
                  </w:p>
                </w:sdtContent>
              </w:sdt>
            </w:tc>
            <w:tc>
              <w:tcPr>
                <w:tcW w:w="720" w:type="dxa"/>
                <w:tcBorders>
                  <w:top w:val="nil"/>
                  <w:left w:val="nil"/>
                  <w:bottom w:val="single" w:sz="3" w:space="0" w:color="000000"/>
                  <w:right w:val="nil"/>
                </w:tcBorders>
                <w:tcMar>
                  <w:top w:w="20" w:type="dxa"/>
                  <w:left w:w="20" w:type="dxa"/>
                  <w:bottom w:w="100" w:type="dxa"/>
                  <w:right w:w="20" w:type="dxa"/>
                </w:tcMar>
                <w:vAlign w:val="center"/>
              </w:tcPr>
              <w:sdt>
                <w:sdtPr>
                  <w:tag w:val="goog_rdk_728"/>
                  <w:id w:val="306544540"/>
                </w:sdtPr>
                <w:sdtContent>
                  <w:p w14:paraId="00000160" w14:textId="77777777" w:rsidR="0033785D" w:rsidRPr="00F458BD" w:rsidRDefault="0033785D">
                    <w:pPr>
                      <w:widowControl w:val="0"/>
                      <w:spacing w:before="240" w:after="240"/>
                      <w:jc w:val="center"/>
                      <w:rPr>
                        <w:sz w:val="16"/>
                        <w:szCs w:val="16"/>
                      </w:rPr>
                    </w:pPr>
                    <w:sdt>
                      <w:sdtPr>
                        <w:tag w:val="goog_rdk_726"/>
                        <w:id w:val="-814038949"/>
                      </w:sdtPr>
                      <w:sdtContent>
                        <w:sdt>
                          <w:sdtPr>
                            <w:tag w:val="goog_rdk_727"/>
                            <w:id w:val="1271792535"/>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31"/>
                  <w:id w:val="2020516088"/>
                </w:sdtPr>
                <w:sdtContent>
                  <w:p w14:paraId="00000161" w14:textId="77777777" w:rsidR="0033785D" w:rsidRPr="00F458BD" w:rsidRDefault="0033785D">
                    <w:pPr>
                      <w:widowControl w:val="0"/>
                      <w:spacing w:before="240" w:after="240"/>
                      <w:jc w:val="center"/>
                      <w:rPr>
                        <w:sz w:val="16"/>
                        <w:szCs w:val="16"/>
                      </w:rPr>
                    </w:pPr>
                    <w:sdt>
                      <w:sdtPr>
                        <w:tag w:val="goog_rdk_729"/>
                        <w:id w:val="390475679"/>
                      </w:sdtPr>
                      <w:sdtContent>
                        <w:sdt>
                          <w:sdtPr>
                            <w:tag w:val="goog_rdk_730"/>
                            <w:id w:val="-1217653829"/>
                          </w:sdtPr>
                          <w:sdtContent/>
                        </w:sdt>
                      </w:sdtContent>
                    </w:sdt>
                  </w:p>
                </w:sdtContent>
              </w:sdt>
            </w:tc>
            <w:tc>
              <w:tcPr>
                <w:tcW w:w="780"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34"/>
                  <w:id w:val="766907986"/>
                </w:sdtPr>
                <w:sdtContent>
                  <w:p w14:paraId="00000162" w14:textId="77777777" w:rsidR="0033785D" w:rsidRPr="00F458BD" w:rsidRDefault="0033785D">
                    <w:pPr>
                      <w:widowControl w:val="0"/>
                      <w:spacing w:before="240" w:after="240"/>
                      <w:jc w:val="center"/>
                      <w:rPr>
                        <w:sz w:val="16"/>
                        <w:szCs w:val="16"/>
                      </w:rPr>
                    </w:pPr>
                    <w:sdt>
                      <w:sdtPr>
                        <w:tag w:val="goog_rdk_732"/>
                        <w:id w:val="561226259"/>
                      </w:sdtPr>
                      <w:sdtContent>
                        <w:sdt>
                          <w:sdtPr>
                            <w:tag w:val="goog_rdk_733"/>
                            <w:id w:val="654213025"/>
                          </w:sdtPr>
                          <w:sdtContent/>
                        </w:sdt>
                      </w:sdtContent>
                    </w:sdt>
                  </w:p>
                </w:sdtContent>
              </w:sdt>
            </w:tc>
            <w:tc>
              <w:tcPr>
                <w:tcW w:w="705" w:type="dxa"/>
                <w:tcBorders>
                  <w:top w:val="nil"/>
                  <w:left w:val="single" w:sz="6" w:space="0" w:color="000000"/>
                  <w:bottom w:val="single" w:sz="3" w:space="0" w:color="000000"/>
                  <w:right w:val="nil"/>
                </w:tcBorders>
                <w:tcMar>
                  <w:top w:w="20" w:type="dxa"/>
                  <w:left w:w="20" w:type="dxa"/>
                  <w:bottom w:w="100" w:type="dxa"/>
                  <w:right w:w="20" w:type="dxa"/>
                </w:tcMar>
                <w:vAlign w:val="bottom"/>
              </w:tcPr>
              <w:sdt>
                <w:sdtPr>
                  <w:tag w:val="goog_rdk_737"/>
                  <w:id w:val="602518505"/>
                </w:sdtPr>
                <w:sdtContent>
                  <w:p w14:paraId="00000163" w14:textId="77777777" w:rsidR="0033785D" w:rsidRPr="00F458BD" w:rsidRDefault="0033785D">
                    <w:pPr>
                      <w:widowControl w:val="0"/>
                      <w:spacing w:before="240" w:after="240"/>
                      <w:jc w:val="both"/>
                      <w:rPr>
                        <w:sz w:val="16"/>
                        <w:szCs w:val="16"/>
                      </w:rPr>
                    </w:pPr>
                    <w:sdt>
                      <w:sdtPr>
                        <w:tag w:val="goog_rdk_735"/>
                        <w:id w:val="-1174196266"/>
                      </w:sdtPr>
                      <w:sdtContent>
                        <w:sdt>
                          <w:sdtPr>
                            <w:tag w:val="goog_rdk_736"/>
                            <w:id w:val="142005991"/>
                          </w:sdtPr>
                          <w:sdtContent/>
                        </w:sdt>
                      </w:sdtContent>
                    </w:sdt>
                  </w:p>
                </w:sdtContent>
              </w:sdt>
            </w:tc>
            <w:tc>
              <w:tcPr>
                <w:tcW w:w="660" w:type="dxa"/>
                <w:tcBorders>
                  <w:top w:val="nil"/>
                  <w:left w:val="nil"/>
                  <w:bottom w:val="single" w:sz="3" w:space="0" w:color="000000"/>
                  <w:right w:val="nil"/>
                </w:tcBorders>
                <w:tcMar>
                  <w:top w:w="20" w:type="dxa"/>
                  <w:left w:w="20" w:type="dxa"/>
                  <w:bottom w:w="100" w:type="dxa"/>
                  <w:right w:w="20" w:type="dxa"/>
                </w:tcMar>
                <w:vAlign w:val="center"/>
              </w:tcPr>
              <w:sdt>
                <w:sdtPr>
                  <w:tag w:val="goog_rdk_740"/>
                  <w:id w:val="522652619"/>
                </w:sdtPr>
                <w:sdtContent>
                  <w:p w14:paraId="00000164" w14:textId="77777777" w:rsidR="0033785D" w:rsidRPr="00F458BD" w:rsidRDefault="0033785D">
                    <w:pPr>
                      <w:widowControl w:val="0"/>
                      <w:spacing w:before="240" w:after="240"/>
                      <w:jc w:val="center"/>
                      <w:rPr>
                        <w:sz w:val="16"/>
                        <w:szCs w:val="16"/>
                      </w:rPr>
                    </w:pPr>
                    <w:sdt>
                      <w:sdtPr>
                        <w:tag w:val="goog_rdk_738"/>
                        <w:id w:val="834900026"/>
                      </w:sdtPr>
                      <w:sdtContent>
                        <w:sdt>
                          <w:sdtPr>
                            <w:tag w:val="goog_rdk_739"/>
                            <w:id w:val="-129473191"/>
                          </w:sdtPr>
                          <w:sdtContent/>
                        </w:sdt>
                      </w:sdtContent>
                    </w:sdt>
                  </w:p>
                </w:sdtContent>
              </w:sdt>
            </w:tc>
            <w:tc>
              <w:tcPr>
                <w:tcW w:w="630" w:type="dxa"/>
                <w:tcBorders>
                  <w:top w:val="nil"/>
                  <w:left w:val="nil"/>
                  <w:bottom w:val="single" w:sz="3" w:space="0" w:color="000000"/>
                  <w:right w:val="nil"/>
                </w:tcBorders>
                <w:tcMar>
                  <w:top w:w="20" w:type="dxa"/>
                  <w:left w:w="20" w:type="dxa"/>
                  <w:bottom w:w="100" w:type="dxa"/>
                  <w:right w:w="20" w:type="dxa"/>
                </w:tcMar>
                <w:vAlign w:val="center"/>
              </w:tcPr>
              <w:sdt>
                <w:sdtPr>
                  <w:tag w:val="goog_rdk_743"/>
                  <w:id w:val="-23777804"/>
                </w:sdtPr>
                <w:sdtContent>
                  <w:p w14:paraId="00000165" w14:textId="77777777" w:rsidR="0033785D" w:rsidRPr="00F458BD" w:rsidRDefault="0033785D">
                    <w:pPr>
                      <w:widowControl w:val="0"/>
                      <w:spacing w:before="240" w:after="240"/>
                      <w:jc w:val="center"/>
                      <w:rPr>
                        <w:sz w:val="16"/>
                        <w:szCs w:val="16"/>
                      </w:rPr>
                    </w:pPr>
                    <w:sdt>
                      <w:sdtPr>
                        <w:tag w:val="goog_rdk_741"/>
                        <w:id w:val="-1054183938"/>
                      </w:sdtPr>
                      <w:sdtContent>
                        <w:sdt>
                          <w:sdtPr>
                            <w:tag w:val="goog_rdk_742"/>
                            <w:id w:val="-1352987777"/>
                          </w:sdtPr>
                          <w:sdtContent/>
                        </w:sdt>
                      </w:sdtContent>
                    </w:sdt>
                  </w:p>
                </w:sdtContent>
              </w:sdt>
            </w:tc>
            <w:tc>
              <w:tcPr>
                <w:tcW w:w="61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46"/>
                  <w:id w:val="-2111326917"/>
                </w:sdtPr>
                <w:sdtContent>
                  <w:p w14:paraId="00000166" w14:textId="77777777" w:rsidR="0033785D" w:rsidRPr="00F458BD" w:rsidRDefault="0033785D">
                    <w:pPr>
                      <w:widowControl w:val="0"/>
                      <w:spacing w:before="240" w:after="240"/>
                      <w:jc w:val="center"/>
                      <w:rPr>
                        <w:sz w:val="16"/>
                        <w:szCs w:val="16"/>
                      </w:rPr>
                    </w:pPr>
                    <w:sdt>
                      <w:sdtPr>
                        <w:tag w:val="goog_rdk_744"/>
                        <w:id w:val="234129558"/>
                      </w:sdtPr>
                      <w:sdtContent>
                        <w:sdt>
                          <w:sdtPr>
                            <w:tag w:val="goog_rdk_745"/>
                            <w:id w:val="51536859"/>
                          </w:sdtPr>
                          <w:sdtContent/>
                        </w:sdt>
                      </w:sdtContent>
                    </w:sdt>
                  </w:p>
                </w:sdtContent>
              </w:sdt>
            </w:tc>
          </w:tr>
        </w:sdtContent>
      </w:sdt>
    </w:tbl>
    <w:bookmarkStart w:id="10" w:name="_heading=h.9qyn0jjmbprp" w:colFirst="0" w:colLast="0" w:displacedByCustomXml="next"/>
    <w:bookmarkEnd w:id="10" w:displacedByCustomXml="next"/>
    <w:sdt>
      <w:sdtPr>
        <w:tag w:val="goog_rdk_748"/>
        <w:id w:val="836984439"/>
      </w:sdtPr>
      <w:sdtContent>
        <w:p w14:paraId="00000167" w14:textId="505FA258" w:rsidR="00673D9D" w:rsidRDefault="00000000" w:rsidP="00F458BD">
          <w:pPr>
            <w:widowControl w:val="0"/>
            <w:spacing w:before="240" w:after="240"/>
            <w:jc w:val="both"/>
          </w:pPr>
          <w:sdt>
            <w:sdtPr>
              <w:tag w:val="goog_rdk_747"/>
              <w:id w:val="1738750351"/>
              <w:showingPlcHdr/>
            </w:sdtPr>
            <w:sdtContent>
              <w:r>
                <w:t xml:space="preserve">     </w:t>
              </w:r>
            </w:sdtContent>
          </w:sdt>
        </w:p>
      </w:sdtContent>
    </w:sdt>
    <w:sectPr w:rsidR="00673D9D">
      <w:pgSz w:w="16838" w:h="11906"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9599" w14:textId="77777777" w:rsidR="009A3DF7" w:rsidRDefault="009A3DF7">
      <w:pPr>
        <w:spacing w:line="240" w:lineRule="auto"/>
      </w:pPr>
      <w:r>
        <w:separator/>
      </w:r>
    </w:p>
  </w:endnote>
  <w:endnote w:type="continuationSeparator" w:id="0">
    <w:p w14:paraId="280CA615" w14:textId="77777777" w:rsidR="009A3DF7" w:rsidRDefault="009A3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45AA0DA-9229-464C-805E-E0B25A17588B}"/>
    <w:embedBold r:id="rId2" w:fontKey="{8465447E-CFB7-8645-A68C-A238DCFA2E33}"/>
    <w:embedItalic r:id="rId3" w:fontKey="{2F5D63DC-809B-9F40-99F1-F75A7F40DE7F}"/>
  </w:font>
  <w:font w:name="Times New Roman">
    <w:panose1 w:val="02020603050405020304"/>
    <w:charset w:val="00"/>
    <w:family w:val="roman"/>
    <w:pitch w:val="variable"/>
    <w:sig w:usb0="E0002EFF" w:usb1="C000785B" w:usb2="00000009" w:usb3="00000000" w:csb0="000001FF" w:csb1="00000000"/>
    <w:embedRegular r:id="rId4" w:fontKey="{7F023BED-1C3A-864D-B69A-0FF44B131157}"/>
    <w:embedBold r:id="rId5" w:fontKey="{06C606ED-6A1C-2E4F-BA98-D064E4DD08AA}"/>
  </w:font>
  <w:font w:name="Calibri">
    <w:panose1 w:val="020F0502020204030204"/>
    <w:charset w:val="00"/>
    <w:family w:val="swiss"/>
    <w:pitch w:val="variable"/>
    <w:sig w:usb0="E4002EFF" w:usb1="C200247B" w:usb2="00000009" w:usb3="00000000" w:csb0="000001FF" w:csb1="00000000"/>
    <w:embedRegular r:id="rId6" w:fontKey="{A2EBD4F2-F1AD-3948-B2CA-808EE9017D6F}"/>
  </w:font>
  <w:font w:name="Cambria">
    <w:panose1 w:val="02040503050406030204"/>
    <w:charset w:val="00"/>
    <w:family w:val="roman"/>
    <w:pitch w:val="variable"/>
    <w:sig w:usb0="E00006FF" w:usb1="420024FF" w:usb2="02000000" w:usb3="00000000" w:csb0="0000019F" w:csb1="00000000"/>
    <w:embedRegular r:id="rId7" w:fontKey="{DEBBF9AC-7E98-A944-9CF5-E24D80B8BC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3" w14:textId="77777777" w:rsidR="00673D9D" w:rsidRDefault="00673D9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E"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in Delaware, United States, Company number 6523595</w:t>
    </w:r>
  </w:p>
  <w:p w14:paraId="0000016F"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Office: 307 S State Street, Dover, DE, 19901 United States</w:t>
    </w:r>
  </w:p>
  <w:p w14:paraId="00000170" w14:textId="77777777" w:rsidR="00673D9D" w:rsidRDefault="00000000">
    <w:pPr>
      <w:keepNext/>
      <w:tabs>
        <w:tab w:val="center" w:pos="4320"/>
        <w:tab w:val="right" w:pos="8640"/>
      </w:tabs>
      <w:spacing w:line="240" w:lineRule="auto"/>
      <w:jc w:val="center"/>
      <w:rPr>
        <w:sz w:val="16"/>
        <w:szCs w:val="16"/>
        <w:highlight w:val="white"/>
      </w:rPr>
    </w:pPr>
    <w:r>
      <w:rPr>
        <w:sz w:val="16"/>
        <w:szCs w:val="16"/>
        <w:highlight w:val="white"/>
      </w:rPr>
      <w:t>FEIN: 36-5007834</w:t>
    </w:r>
  </w:p>
  <w:p w14:paraId="00000171"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1" locked="0" layoutInCell="1" hidden="0" allowOverlap="1" wp14:anchorId="1AF16E04" wp14:editId="3B164225">
              <wp:simplePos x="0" y="0"/>
              <wp:positionH relativeFrom="column">
                <wp:posOffset>76202</wp:posOffset>
              </wp:positionH>
              <wp:positionV relativeFrom="paragraph">
                <wp:posOffset>-38086</wp:posOffset>
              </wp:positionV>
              <wp:extent cx="2636520" cy="332104"/>
              <wp:effectExtent l="0" t="0" r="0" b="0"/>
              <wp:wrapNone/>
              <wp:docPr id="1193293319" name="Freeform 1193293319"/>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1CBB069E" w14:textId="77777777" w:rsidR="00673D9D" w:rsidRDefault="00000000">
                          <w:pPr>
                            <w:spacing w:line="200" w:lineRule="auto"/>
                            <w:textDirection w:val="btLr"/>
                          </w:pPr>
                          <w:r>
                            <w:rPr>
                              <w:color w:val="000000"/>
                              <w:sz w:val="14"/>
                            </w:rPr>
                            <w:t>326934559 v2</w:t>
                          </w:r>
                        </w:p>
                        <w:p w14:paraId="4DF98B94"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1" locked="0" layoutInCell="1" hidden="0" allowOverlap="1" wp14:anchorId="5FF4477D" wp14:editId="396777ED">
              <wp:simplePos x="0" y="0"/>
              <wp:positionH relativeFrom="column">
                <wp:posOffset>76202</wp:posOffset>
              </wp:positionH>
              <wp:positionV relativeFrom="paragraph">
                <wp:posOffset>-38086</wp:posOffset>
              </wp:positionV>
              <wp:extent cx="2636520" cy="332104"/>
              <wp:effectExtent l="0" t="0" r="0" b="0"/>
              <wp:wrapNone/>
              <wp:docPr id="1193293320" name="Freeform 1193293320"/>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59EBEF35" w14:textId="77777777" w:rsidR="00673D9D" w:rsidRDefault="00000000">
                          <w:pPr>
                            <w:spacing w:line="200" w:lineRule="auto"/>
                            <w:textDirection w:val="btLr"/>
                          </w:pPr>
                          <w:r>
                            <w:rPr>
                              <w:color w:val="000000"/>
                              <w:sz w:val="14"/>
                            </w:rPr>
                            <w:t>326934559 v2</w:t>
                          </w:r>
                        </w:p>
                        <w:p w14:paraId="4B44A463"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7A5A" w14:textId="77777777" w:rsidR="009A3DF7" w:rsidRDefault="009A3DF7">
      <w:pPr>
        <w:spacing w:line="240" w:lineRule="auto"/>
      </w:pPr>
      <w:r>
        <w:separator/>
      </w:r>
    </w:p>
  </w:footnote>
  <w:footnote w:type="continuationSeparator" w:id="0">
    <w:p w14:paraId="763AF291" w14:textId="77777777" w:rsidR="009A3DF7" w:rsidRDefault="009A3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D"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8" w14:textId="77777777" w:rsidR="00673D9D" w:rsidRDefault="00000000">
    <w:pPr>
      <w:pBdr>
        <w:top w:val="nil"/>
        <w:left w:val="nil"/>
        <w:bottom w:val="nil"/>
        <w:right w:val="nil"/>
        <w:between w:val="nil"/>
      </w:pBdr>
      <w:rPr>
        <w:color w:val="000000"/>
      </w:rPr>
    </w:pPr>
    <w:r>
      <w:rPr>
        <w:noProof/>
      </w:rPr>
      <w:drawing>
        <wp:inline distT="114300" distB="114300" distL="114300" distR="114300" wp14:anchorId="0140B464" wp14:editId="2A5506C5">
          <wp:extent cx="2758426" cy="604838"/>
          <wp:effectExtent l="0" t="0" r="0" b="0"/>
          <wp:docPr id="11932933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58426" cy="604838"/>
                  </a:xfrm>
                  <a:prstGeom prst="rect">
                    <a:avLst/>
                  </a:prstGeom>
                  <a:ln/>
                </pic:spPr>
              </pic:pic>
            </a:graphicData>
          </a:graphic>
        </wp:inline>
      </w:drawing>
    </w:r>
    <w:r>
      <w:tab/>
    </w:r>
    <w:r>
      <w:tab/>
    </w:r>
    <w:r>
      <w:tab/>
    </w:r>
    <w:r>
      <w:rPr>
        <w:color w:val="000000"/>
      </w:rPr>
      <w:t>Fluidstack Inc</w:t>
    </w:r>
  </w:p>
  <w:p w14:paraId="00000169" w14:textId="77777777" w:rsidR="00673D9D" w:rsidRDefault="00000000">
    <w:pPr>
      <w:ind w:left="5760" w:firstLine="720"/>
      <w:rPr>
        <w:color w:val="000000"/>
      </w:rPr>
    </w:pPr>
    <w:r>
      <w:rPr>
        <w:color w:val="000000"/>
      </w:rPr>
      <w:t>780 3rd Avenue</w:t>
    </w:r>
  </w:p>
  <w:p w14:paraId="0000016A" w14:textId="77777777" w:rsidR="00673D9D" w:rsidRDefault="00000000">
    <w:pPr>
      <w:ind w:left="5760" w:firstLine="720"/>
      <w:rPr>
        <w:color w:val="000000"/>
      </w:rPr>
    </w:pPr>
    <w:r>
      <w:rPr>
        <w:color w:val="000000"/>
      </w:rPr>
      <w:t>New York, NY 10017</w:t>
    </w:r>
  </w:p>
  <w:p w14:paraId="0000016B" w14:textId="77777777" w:rsidR="00673D9D" w:rsidRDefault="00673D9D">
    <w:pP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C"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EF3"/>
    <w:multiLevelType w:val="multilevel"/>
    <w:tmpl w:val="FED255C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87500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9D"/>
    <w:rsid w:val="00033884"/>
    <w:rsid w:val="00043115"/>
    <w:rsid w:val="002359C1"/>
    <w:rsid w:val="00285FFD"/>
    <w:rsid w:val="0033785D"/>
    <w:rsid w:val="003C4751"/>
    <w:rsid w:val="00673D9D"/>
    <w:rsid w:val="009A3DF7"/>
    <w:rsid w:val="00AF5CE9"/>
    <w:rsid w:val="00B30057"/>
    <w:rsid w:val="00D47BE3"/>
    <w:rsid w:val="00D51898"/>
    <w:rsid w:val="00D539E7"/>
    <w:rsid w:val="00D6749D"/>
    <w:rsid w:val="00EC2EAA"/>
    <w:rsid w:val="00F458BD"/>
    <w:rsid w:val="00FA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67BF"/>
  <w15:docId w15:val="{F9AAEE95-A016-5D40-9F7E-E051BF51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a">
    <w:basedOn w:val="TableNormal8"/>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A734A"/>
    <w:pPr>
      <w:tabs>
        <w:tab w:val="center" w:pos="4680"/>
        <w:tab w:val="right" w:pos="9360"/>
      </w:tabs>
      <w:spacing w:line="240" w:lineRule="auto"/>
    </w:pPr>
  </w:style>
  <w:style w:type="character" w:customStyle="1" w:styleId="HeaderChar">
    <w:name w:val="Header Char"/>
    <w:basedOn w:val="DefaultParagraphFont"/>
    <w:link w:val="Header"/>
    <w:uiPriority w:val="99"/>
    <w:rsid w:val="00EA734A"/>
  </w:style>
  <w:style w:type="paragraph" w:styleId="Footer">
    <w:name w:val="footer"/>
    <w:basedOn w:val="Normal"/>
    <w:link w:val="FooterChar"/>
    <w:uiPriority w:val="99"/>
    <w:unhideWhenUsed/>
    <w:rsid w:val="00EA734A"/>
    <w:pPr>
      <w:tabs>
        <w:tab w:val="center" w:pos="4680"/>
        <w:tab w:val="right" w:pos="9360"/>
      </w:tabs>
      <w:spacing w:line="240" w:lineRule="auto"/>
    </w:pPr>
  </w:style>
  <w:style w:type="character" w:customStyle="1" w:styleId="FooterChar">
    <w:name w:val="Footer Char"/>
    <w:basedOn w:val="DefaultParagraphFont"/>
    <w:link w:val="Footer"/>
    <w:uiPriority w:val="99"/>
    <w:rsid w:val="00EA734A"/>
  </w:style>
  <w:style w:type="paragraph" w:customStyle="1" w:styleId="MacPacTrailer">
    <w:name w:val="MacPac Trailer"/>
    <w:rsid w:val="00B53244"/>
    <w:pPr>
      <w:widowControl w:val="0"/>
      <w:spacing w:line="200" w:lineRule="exact"/>
    </w:pPr>
    <w:rPr>
      <w:rFonts w:eastAsia="Times New Roman" w:cs="Times New Roman"/>
      <w:sz w:val="14"/>
      <w:lang w:val="en-US"/>
    </w:rPr>
  </w:style>
  <w:style w:type="character" w:styleId="PlaceholderText">
    <w:name w:val="Placeholder Text"/>
    <w:basedOn w:val="DefaultParagraphFont"/>
    <w:uiPriority w:val="99"/>
    <w:semiHidden/>
    <w:rsid w:val="00CC6FE2"/>
    <w:rPr>
      <w:color w:val="666666"/>
    </w:rPr>
  </w:style>
  <w:style w:type="paragraph" w:styleId="Revision">
    <w:name w:val="Revision"/>
    <w:hidden/>
    <w:uiPriority w:val="99"/>
    <w:semiHidden/>
    <w:rsid w:val="0084542F"/>
    <w:pPr>
      <w:spacing w:line="240" w:lineRule="auto"/>
    </w:pPr>
  </w:style>
  <w:style w:type="table" w:customStyle="1" w:styleId="a0">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7A4402"/>
    <w:rPr>
      <w:b/>
      <w:bCs/>
    </w:rPr>
  </w:style>
  <w:style w:type="character" w:customStyle="1" w:styleId="CommentSubjectChar">
    <w:name w:val="Comment Subject Char"/>
    <w:basedOn w:val="CommentTextChar"/>
    <w:link w:val="CommentSubject"/>
    <w:uiPriority w:val="99"/>
    <w:semiHidden/>
    <w:rsid w:val="007A4402"/>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39"/>
    <w:rsid w:val="00BF4C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tF+wprJsARfy7+CMK5EtTEXUw==">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JQZXJtaXR0ZWQgRW5jdW1icmFuY2VzIi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IrkICgp0ZXh0L3BsYWluEqoIY292ZXJlZCBhYm92ZcKgc28gd2Ugb25seSBuZWVkIHRvIGVkaXQgaXQgb25jZS4KCkkgYW0gdGhpbmtpbmcgd2Ugc2hvdWxkIGN1dCBkb3duIG9uIHRoaXMgbGV2ZWwgb2YgZGV0YWlsIGZvciB0aGUgTE9JLsKgIMKgSSBwcm9wb3NlIHdlIGp1c3QgZ28gd2l0aCB0aGlzOgoKClB1cmNoYXNlciB3aWxsIGhhdmUgdGhlIERpbGlnZW5jZSBQZXJpb2QgdG8gaW52ZXN0aWdhdGUgdGhlIFByb3BlcnR5LiBXaXRoaW4gNSBkYXlzIGFmdGVyIHRoZSBFeGVjdXRpb24gRGF0ZSwgU2VsbGVyIHdpbGwgZGVsaXZlciB0byBQdXJjaGFzZXIgYWxsIHJlY29yZHMgaW4gU2VsbGVyJ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BC6B22-AF78-7F4E-9BA5-E120F65DF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2323</Words>
  <Characters>13245</Characters>
  <Application>Microsoft Office Word</Application>
  <DocSecurity>0</DocSecurity>
  <Lines>110</Lines>
  <Paragraphs>31</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Mekkawy</cp:lastModifiedBy>
  <cp:revision>3</cp:revision>
  <dcterms:created xsi:type="dcterms:W3CDTF">2026-04-10T14:33:00Z</dcterms:created>
  <dcterms:modified xsi:type="dcterms:W3CDTF">2026-04-10T14:36:00Z</dcterms:modified>
</cp:coreProperties>
</file>